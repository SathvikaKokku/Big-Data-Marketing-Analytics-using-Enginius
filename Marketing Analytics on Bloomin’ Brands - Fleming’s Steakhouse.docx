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1DDD5" w14:textId="77777777" w:rsidR="00B44F0B" w:rsidRPr="008F1745" w:rsidRDefault="00B44F0B" w:rsidP="00B44F0B">
      <w:pPr>
        <w:spacing w:after="0"/>
        <w:rPr>
          <w:color w:val="AE0E2D"/>
        </w:rPr>
      </w:pPr>
    </w:p>
    <w:p w14:paraId="36844EDD" w14:textId="77777777" w:rsidR="007C1DEF" w:rsidRDefault="007C1DEF" w:rsidP="007C1DEF">
      <w:pPr>
        <w:jc w:val="center"/>
        <w:rPr>
          <w:rFonts w:ascii="Arial" w:eastAsia="Arial" w:hAnsi="Arial" w:cs="Arial"/>
          <w:b/>
          <w:bCs/>
          <w:sz w:val="36"/>
          <w:szCs w:val="36"/>
        </w:rPr>
      </w:pPr>
    </w:p>
    <w:p w14:paraId="7720C06E" w14:textId="77777777" w:rsidR="007C1DEF" w:rsidRDefault="007C1DEF" w:rsidP="007C1DEF">
      <w:pPr>
        <w:jc w:val="center"/>
        <w:rPr>
          <w:rFonts w:ascii="Arial" w:eastAsia="Arial" w:hAnsi="Arial" w:cs="Arial"/>
          <w:b/>
          <w:bCs/>
          <w:sz w:val="36"/>
          <w:szCs w:val="36"/>
        </w:rPr>
      </w:pPr>
    </w:p>
    <w:p w14:paraId="48A86B76" w14:textId="77777777" w:rsidR="007C1DEF" w:rsidRDefault="007C1DEF" w:rsidP="007C1DEF">
      <w:pPr>
        <w:jc w:val="center"/>
        <w:rPr>
          <w:rFonts w:ascii="Arial" w:eastAsia="Arial" w:hAnsi="Arial" w:cs="Arial"/>
          <w:b/>
          <w:bCs/>
          <w:sz w:val="36"/>
          <w:szCs w:val="36"/>
        </w:rPr>
      </w:pPr>
    </w:p>
    <w:p w14:paraId="33C49248" w14:textId="77777777" w:rsidR="007C1DEF" w:rsidRDefault="007C1DEF" w:rsidP="007C1DEF">
      <w:pPr>
        <w:jc w:val="center"/>
        <w:rPr>
          <w:rFonts w:ascii="Arial" w:eastAsia="Arial" w:hAnsi="Arial" w:cs="Arial"/>
          <w:b/>
          <w:bCs/>
          <w:sz w:val="36"/>
          <w:szCs w:val="36"/>
        </w:rPr>
      </w:pPr>
    </w:p>
    <w:p w14:paraId="28EDC641" w14:textId="77777777" w:rsidR="007C1DEF" w:rsidRDefault="007C1DEF" w:rsidP="007C1DEF">
      <w:pPr>
        <w:jc w:val="center"/>
        <w:rPr>
          <w:rFonts w:ascii="Arial" w:eastAsia="Arial" w:hAnsi="Arial" w:cs="Arial"/>
          <w:b/>
          <w:bCs/>
          <w:sz w:val="36"/>
          <w:szCs w:val="36"/>
        </w:rPr>
      </w:pPr>
    </w:p>
    <w:p w14:paraId="34BB2364" w14:textId="77777777" w:rsidR="007C1DEF" w:rsidRDefault="007C1DEF" w:rsidP="007C1DEF">
      <w:pPr>
        <w:jc w:val="center"/>
        <w:rPr>
          <w:rFonts w:ascii="Arial" w:eastAsia="Arial" w:hAnsi="Arial" w:cs="Arial"/>
          <w:b/>
          <w:bCs/>
          <w:sz w:val="36"/>
          <w:szCs w:val="36"/>
        </w:rPr>
      </w:pPr>
    </w:p>
    <w:p w14:paraId="6F805982" w14:textId="715BE605" w:rsidR="007C1DEF" w:rsidRPr="00112B0F" w:rsidRDefault="0049125C" w:rsidP="007C1DEF">
      <w:pPr>
        <w:jc w:val="center"/>
        <w:rPr>
          <w:rFonts w:ascii="Arial" w:eastAsia="Arial" w:hAnsi="Arial" w:cs="Arial"/>
          <w:b/>
          <w:bCs/>
          <w:sz w:val="36"/>
          <w:szCs w:val="36"/>
        </w:rPr>
      </w:pPr>
      <w:r w:rsidRPr="00EEC50C">
        <w:rPr>
          <w:rFonts w:ascii="Arial" w:eastAsia="Arial" w:hAnsi="Arial" w:cs="Arial"/>
          <w:b/>
          <w:bCs/>
          <w:sz w:val="36"/>
          <w:szCs w:val="36"/>
        </w:rPr>
        <w:t>Bloomin</w:t>
      </w:r>
      <w:r w:rsidR="72965ECC" w:rsidRPr="00EEC50C">
        <w:rPr>
          <w:rFonts w:ascii="Arial" w:eastAsia="Arial" w:hAnsi="Arial" w:cs="Arial"/>
          <w:b/>
          <w:bCs/>
          <w:sz w:val="36"/>
          <w:szCs w:val="36"/>
        </w:rPr>
        <w:t>’</w:t>
      </w:r>
      <w:r w:rsidRPr="00EEC50C">
        <w:rPr>
          <w:rFonts w:ascii="Arial" w:eastAsia="Arial" w:hAnsi="Arial" w:cs="Arial"/>
          <w:b/>
          <w:bCs/>
          <w:sz w:val="36"/>
          <w:szCs w:val="36"/>
        </w:rPr>
        <w:t xml:space="preserve"> Brands</w:t>
      </w:r>
      <w:r w:rsidR="009C26B1">
        <w:rPr>
          <w:rFonts w:ascii="Arial" w:eastAsia="Arial" w:hAnsi="Arial" w:cs="Arial"/>
          <w:b/>
          <w:bCs/>
          <w:sz w:val="36"/>
          <w:szCs w:val="36"/>
        </w:rPr>
        <w:t xml:space="preserve">: </w:t>
      </w:r>
      <w:r w:rsidRPr="00EEC50C">
        <w:rPr>
          <w:rFonts w:ascii="Arial" w:eastAsia="Arial" w:hAnsi="Arial" w:cs="Arial"/>
          <w:b/>
          <w:bCs/>
          <w:sz w:val="36"/>
          <w:szCs w:val="36"/>
        </w:rPr>
        <w:t>Fleming</w:t>
      </w:r>
      <w:r w:rsidR="00597470" w:rsidRPr="00EEC50C">
        <w:rPr>
          <w:rFonts w:ascii="Arial" w:eastAsia="Arial" w:hAnsi="Arial" w:cs="Arial"/>
          <w:b/>
          <w:bCs/>
          <w:sz w:val="36"/>
          <w:szCs w:val="36"/>
        </w:rPr>
        <w:t>’</w:t>
      </w:r>
      <w:r w:rsidRPr="00EEC50C">
        <w:rPr>
          <w:rFonts w:ascii="Arial" w:eastAsia="Arial" w:hAnsi="Arial" w:cs="Arial"/>
          <w:b/>
          <w:bCs/>
          <w:sz w:val="36"/>
          <w:szCs w:val="36"/>
        </w:rPr>
        <w:t>s Steak</w:t>
      </w:r>
      <w:r w:rsidR="00597470" w:rsidRPr="00EEC50C">
        <w:rPr>
          <w:rFonts w:ascii="Arial" w:eastAsia="Arial" w:hAnsi="Arial" w:cs="Arial"/>
          <w:b/>
          <w:bCs/>
          <w:sz w:val="36"/>
          <w:szCs w:val="36"/>
        </w:rPr>
        <w:t>h</w:t>
      </w:r>
      <w:r w:rsidRPr="00EEC50C">
        <w:rPr>
          <w:rFonts w:ascii="Arial" w:eastAsia="Arial" w:hAnsi="Arial" w:cs="Arial"/>
          <w:b/>
          <w:bCs/>
          <w:sz w:val="36"/>
          <w:szCs w:val="36"/>
        </w:rPr>
        <w:t>ouse</w:t>
      </w:r>
    </w:p>
    <w:p w14:paraId="29F6B83B" w14:textId="377B98CB" w:rsidR="007C1DEF" w:rsidRPr="00EF5B28" w:rsidRDefault="007C1DEF" w:rsidP="007C1DEF">
      <w:pPr>
        <w:jc w:val="center"/>
        <w:rPr>
          <w:rFonts w:ascii="Arial" w:eastAsia="Arial" w:hAnsi="Arial" w:cs="Arial"/>
          <w:sz w:val="36"/>
          <w:szCs w:val="36"/>
        </w:rPr>
      </w:pPr>
      <w:r>
        <w:rPr>
          <w:rFonts w:ascii="Arial" w:eastAsia="Arial" w:hAnsi="Arial" w:cs="Arial"/>
          <w:sz w:val="36"/>
          <w:szCs w:val="36"/>
        </w:rPr>
        <w:t>MKT 617</w:t>
      </w:r>
      <w:r w:rsidRPr="00EF5B28">
        <w:rPr>
          <w:rFonts w:ascii="Arial" w:eastAsia="Arial" w:hAnsi="Arial" w:cs="Arial"/>
          <w:sz w:val="36"/>
          <w:szCs w:val="36"/>
        </w:rPr>
        <w:t xml:space="preserve"> </w:t>
      </w:r>
      <w:r w:rsidR="00597470">
        <w:rPr>
          <w:rFonts w:ascii="Arial" w:eastAsia="Arial" w:hAnsi="Arial" w:cs="Arial"/>
          <w:sz w:val="36"/>
          <w:szCs w:val="36"/>
        </w:rPr>
        <w:t>Big Data Project</w:t>
      </w:r>
    </w:p>
    <w:p w14:paraId="7687AB52" w14:textId="5B43EB5B" w:rsidR="00AA2FAE" w:rsidRDefault="007C1DEF" w:rsidP="007C1DEF">
      <w:pPr>
        <w:jc w:val="center"/>
        <w:rPr>
          <w:rFonts w:ascii="Arial" w:eastAsia="Arial" w:hAnsi="Arial" w:cs="Arial"/>
          <w:sz w:val="36"/>
          <w:szCs w:val="36"/>
        </w:rPr>
      </w:pPr>
      <w:r w:rsidRPr="00EF5B28">
        <w:rPr>
          <w:rFonts w:ascii="Arial" w:eastAsia="Arial" w:hAnsi="Arial" w:cs="Arial"/>
          <w:sz w:val="36"/>
          <w:szCs w:val="36"/>
        </w:rPr>
        <w:t xml:space="preserve">By: Benjamin Ayres, Callie </w:t>
      </w:r>
      <w:proofErr w:type="spellStart"/>
      <w:r w:rsidRPr="00EF5B28">
        <w:rPr>
          <w:rFonts w:ascii="Arial" w:eastAsia="Arial" w:hAnsi="Arial" w:cs="Arial"/>
          <w:sz w:val="36"/>
          <w:szCs w:val="36"/>
        </w:rPr>
        <w:t>Kesilewski</w:t>
      </w:r>
      <w:proofErr w:type="spellEnd"/>
      <w:r w:rsidRPr="00EF5B28">
        <w:rPr>
          <w:rFonts w:ascii="Arial" w:eastAsia="Arial" w:hAnsi="Arial" w:cs="Arial"/>
          <w:sz w:val="36"/>
          <w:szCs w:val="36"/>
        </w:rPr>
        <w:t xml:space="preserve">, </w:t>
      </w:r>
      <w:proofErr w:type="spellStart"/>
      <w:r w:rsidRPr="00EF5B28">
        <w:rPr>
          <w:rFonts w:ascii="Arial" w:eastAsia="Arial" w:hAnsi="Arial" w:cs="Arial"/>
          <w:sz w:val="36"/>
          <w:szCs w:val="36"/>
        </w:rPr>
        <w:t>Sathvika</w:t>
      </w:r>
      <w:proofErr w:type="spellEnd"/>
      <w:r w:rsidRPr="00EF5B28">
        <w:rPr>
          <w:rFonts w:ascii="Arial" w:eastAsia="Arial" w:hAnsi="Arial" w:cs="Arial"/>
          <w:sz w:val="36"/>
          <w:szCs w:val="36"/>
        </w:rPr>
        <w:t xml:space="preserve"> </w:t>
      </w:r>
      <w:proofErr w:type="spellStart"/>
      <w:r w:rsidRPr="00EF5B28">
        <w:rPr>
          <w:rFonts w:ascii="Arial" w:eastAsia="Arial" w:hAnsi="Arial" w:cs="Arial"/>
          <w:sz w:val="36"/>
          <w:szCs w:val="36"/>
        </w:rPr>
        <w:t>Kokku</w:t>
      </w:r>
      <w:proofErr w:type="spellEnd"/>
      <w:r w:rsidRPr="00EF5B28">
        <w:rPr>
          <w:rFonts w:ascii="Arial" w:eastAsia="Arial" w:hAnsi="Arial" w:cs="Arial"/>
          <w:sz w:val="36"/>
          <w:szCs w:val="36"/>
        </w:rPr>
        <w:t xml:space="preserve">, Arya </w:t>
      </w:r>
      <w:proofErr w:type="spellStart"/>
      <w:r w:rsidRPr="00EF5B28">
        <w:rPr>
          <w:rFonts w:ascii="Arial" w:eastAsia="Arial" w:hAnsi="Arial" w:cs="Arial"/>
          <w:sz w:val="36"/>
          <w:szCs w:val="36"/>
        </w:rPr>
        <w:t>Karmacharya</w:t>
      </w:r>
      <w:proofErr w:type="spellEnd"/>
      <w:r w:rsidRPr="00EF5B28">
        <w:rPr>
          <w:rFonts w:ascii="Arial" w:eastAsia="Arial" w:hAnsi="Arial" w:cs="Arial"/>
          <w:sz w:val="36"/>
          <w:szCs w:val="36"/>
        </w:rPr>
        <w:t>, and Vasundhara Kamal</w:t>
      </w:r>
    </w:p>
    <w:p w14:paraId="070295F5" w14:textId="77777777" w:rsidR="002245B8" w:rsidRDefault="002245B8" w:rsidP="002245B8">
      <w:pPr>
        <w:jc w:val="center"/>
        <w:rPr>
          <w:rFonts w:ascii="Arial" w:eastAsia="Arial" w:hAnsi="Arial" w:cs="Arial"/>
          <w:sz w:val="36"/>
          <w:szCs w:val="36"/>
        </w:rPr>
      </w:pPr>
    </w:p>
    <w:p w14:paraId="0219942B" w14:textId="06CF1D5B" w:rsidR="00AA2FAE" w:rsidRPr="00EF5B28" w:rsidRDefault="002245B8" w:rsidP="007C1DEF">
      <w:pPr>
        <w:jc w:val="center"/>
        <w:rPr>
          <w:rFonts w:ascii="Arial" w:eastAsia="Arial" w:hAnsi="Arial" w:cs="Arial"/>
          <w:sz w:val="36"/>
          <w:szCs w:val="36"/>
        </w:rPr>
      </w:pPr>
      <w:r>
        <w:fldChar w:fldCharType="begin"/>
      </w:r>
      <w:r w:rsidR="0073560A">
        <w:instrText xml:space="preserve"> INCLUDEPICTURE "C:\\Users\\benayres\\Library\\Group Containers\\UBF8T346G9.ms\\WebArchiveCopyPasteTempFiles\\com.microsoft.Word\\fleming-s-prime-steakhouse-wine-bar-logo-E51CD92AE8-seeklogo.com.png" \* MERGEFORMAT </w:instrText>
      </w:r>
      <w:r>
        <w:fldChar w:fldCharType="separate"/>
      </w:r>
      <w:r>
        <w:rPr>
          <w:noProof/>
        </w:rPr>
        <w:drawing>
          <wp:inline distT="0" distB="0" distL="0" distR="0" wp14:anchorId="6E39B4F1" wp14:editId="441BB22C">
            <wp:extent cx="4846253" cy="2328530"/>
            <wp:effectExtent l="0" t="0" r="0" b="0"/>
            <wp:docPr id="873502706" name="Picture 1" descr="Fleming's Prime Steakhouse &amp; Wine Bar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ming's Prime Steakhouse &amp; Wine Bar Logo PNG Vector (SVG) Free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2285" cy="2345843"/>
                    </a:xfrm>
                    <a:prstGeom prst="rect">
                      <a:avLst/>
                    </a:prstGeom>
                    <a:noFill/>
                    <a:ln>
                      <a:noFill/>
                    </a:ln>
                  </pic:spPr>
                </pic:pic>
              </a:graphicData>
            </a:graphic>
          </wp:inline>
        </w:drawing>
      </w:r>
      <w:r>
        <w:fldChar w:fldCharType="end"/>
      </w:r>
    </w:p>
    <w:p w14:paraId="5DEC7413" w14:textId="77777777" w:rsidR="007C1DEF" w:rsidRDefault="007C1DEF" w:rsidP="00B44F0B">
      <w:pPr>
        <w:spacing w:after="0"/>
      </w:pPr>
    </w:p>
    <w:p w14:paraId="21771E7B" w14:textId="77777777" w:rsidR="007C1DEF" w:rsidRDefault="007C1DEF" w:rsidP="00B44F0B">
      <w:pPr>
        <w:spacing w:after="0"/>
      </w:pPr>
    </w:p>
    <w:p w14:paraId="30FD9D55" w14:textId="77777777" w:rsidR="007C1DEF" w:rsidRDefault="007C1DEF" w:rsidP="00B44F0B">
      <w:pPr>
        <w:spacing w:after="0"/>
      </w:pPr>
    </w:p>
    <w:p w14:paraId="1334D063" w14:textId="77777777" w:rsidR="007C1DEF" w:rsidRDefault="007C1DEF" w:rsidP="00B44F0B">
      <w:pPr>
        <w:spacing w:after="0"/>
      </w:pPr>
    </w:p>
    <w:p w14:paraId="4C1A1A1F" w14:textId="77777777" w:rsidR="007C1DEF" w:rsidRDefault="007C1DEF" w:rsidP="00B44F0B">
      <w:pPr>
        <w:spacing w:after="0"/>
      </w:pPr>
    </w:p>
    <w:p w14:paraId="72E55BE9" w14:textId="77777777" w:rsidR="007C1DEF" w:rsidRDefault="007C1DEF" w:rsidP="00B44F0B">
      <w:pPr>
        <w:spacing w:after="0"/>
      </w:pPr>
    </w:p>
    <w:p w14:paraId="062A9BE1" w14:textId="77777777" w:rsidR="007C1DEF" w:rsidRDefault="007C1DEF" w:rsidP="00B44F0B">
      <w:pPr>
        <w:spacing w:after="0"/>
      </w:pPr>
    </w:p>
    <w:p w14:paraId="713B3314" w14:textId="77777777" w:rsidR="00C46A73" w:rsidRDefault="00C46A73" w:rsidP="00B44F0B">
      <w:pPr>
        <w:spacing w:after="0"/>
      </w:pPr>
    </w:p>
    <w:p w14:paraId="50A97A6D" w14:textId="6C1551E5" w:rsidR="0064557A" w:rsidRDefault="0064557A" w:rsidP="00B44F0B">
      <w:pPr>
        <w:spacing w:after="0"/>
        <w:rPr>
          <w:rFonts w:ascii="Arial" w:hAnsi="Arial" w:cs="Arial"/>
          <w:b/>
          <w:sz w:val="24"/>
          <w:szCs w:val="24"/>
          <w:u w:val="single"/>
        </w:rPr>
      </w:pPr>
      <w:r>
        <w:rPr>
          <w:noProof/>
        </w:rPr>
        <w:lastRenderedPageBreak/>
        <mc:AlternateContent>
          <mc:Choice Requires="wps">
            <w:drawing>
              <wp:anchor distT="0" distB="0" distL="114300" distR="114300" simplePos="0" relativeHeight="251658240" behindDoc="0" locked="0" layoutInCell="1" allowOverlap="1" wp14:anchorId="08F3A30C" wp14:editId="05C2C992">
                <wp:simplePos x="0" y="0"/>
                <wp:positionH relativeFrom="column">
                  <wp:posOffset>0</wp:posOffset>
                </wp:positionH>
                <wp:positionV relativeFrom="paragraph">
                  <wp:posOffset>0</wp:posOffset>
                </wp:positionV>
                <wp:extent cx="5913755" cy="300990"/>
                <wp:effectExtent l="0" t="0" r="17145" b="16510"/>
                <wp:wrapNone/>
                <wp:docPr id="1995854820" name="Text Box 1995854820"/>
                <wp:cNvGraphicFramePr/>
                <a:graphic xmlns:a="http://schemas.openxmlformats.org/drawingml/2006/main">
                  <a:graphicData uri="http://schemas.microsoft.com/office/word/2010/wordprocessingShape">
                    <wps:wsp>
                      <wps:cNvSpPr/>
                      <wps:spPr>
                        <a:xfrm>
                          <a:off x="0" y="0"/>
                          <a:ext cx="5913755" cy="300990"/>
                        </a:xfrm>
                        <a:prstGeom prst="rect">
                          <a:avLst/>
                        </a:prstGeom>
                        <a:solidFill>
                          <a:srgbClr val="AD0F2E"/>
                        </a:solidFill>
                        <a:ln w="6350">
                          <a:solidFill>
                            <a:srgbClr val="000000"/>
                          </a:solidFill>
                        </a:ln>
                      </wps:spPr>
                      <wps:txbx>
                        <w:txbxContent>
                          <w:p w14:paraId="65309CD8" w14:textId="77777777" w:rsidR="0064557A" w:rsidRPr="000B1C0F" w:rsidRDefault="0064557A" w:rsidP="0064557A">
                            <w:pPr>
                              <w:spacing w:line="256" w:lineRule="auto"/>
                              <w:jc w:val="center"/>
                              <w:rPr>
                                <w:rFonts w:ascii="Arial" w:hAnsi="Arial" w:cs="Arial"/>
                                <w:b/>
                                <w:bCs/>
                                <w:i/>
                                <w:iCs/>
                                <w:color w:val="FFFFFF" w:themeColor="background1"/>
                                <w:kern w:val="0"/>
                                <w:sz w:val="24"/>
                                <w:szCs w:val="24"/>
                                <w14:ligatures w14:val="none"/>
                              </w:rPr>
                            </w:pPr>
                            <w:r w:rsidRPr="000B1C0F">
                              <w:rPr>
                                <w:rFonts w:ascii="Arial" w:hAnsi="Arial" w:cs="Arial"/>
                                <w:b/>
                                <w:bCs/>
                                <w:i/>
                                <w:iCs/>
                                <w:color w:val="FFFFFF" w:themeColor="background1"/>
                                <w:sz w:val="24"/>
                                <w:szCs w:val="24"/>
                              </w:rPr>
                              <w:t>Table of Contents</w:t>
                            </w:r>
                          </w:p>
                        </w:txbxContent>
                      </wps:txbx>
                      <wps:bodyPr spcFirstLastPara="0" wrap="square" lIns="91440" tIns="45720" rIns="91440" bIns="45720" anchor="t">
                        <a:noAutofit/>
                      </wps:bodyPr>
                    </wps:wsp>
                  </a:graphicData>
                </a:graphic>
                <wp14:sizeRelH relativeFrom="margin">
                  <wp14:pctWidth>0</wp14:pctWidth>
                </wp14:sizeRelH>
              </wp:anchor>
            </w:drawing>
          </mc:Choice>
          <mc:Fallback>
            <w:pict>
              <v:rect w14:anchorId="08F3A30C" id="Text Box 1995854820" o:spid="_x0000_s1026" style="position:absolute;margin-left:0;margin-top:0;width:465.65pt;height:2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" fillcolor="#ad0f2e" strokeweight=".5pt">
                <v:textbox>
                  <w:txbxContent>
                    <w:p w14:paraId="65309CD8" w14:textId="77777777" w:rsidR="0064557A" w:rsidRPr="000B1C0F" w:rsidRDefault="0064557A" w:rsidP="0064557A">
                      <w:pPr>
                        <w:spacing w:line="256" w:lineRule="auto"/>
                        <w:jc w:val="center"/>
                        <w:rPr>
                          <w:rFonts w:ascii="Arial" w:hAnsi="Arial" w:cs="Arial"/>
                          <w:b/>
                          <w:bCs/>
                          <w:i/>
                          <w:iCs/>
                          <w:color w:val="FFFFFF" w:themeColor="background1"/>
                          <w:kern w:val="0"/>
                          <w:sz w:val="24"/>
                          <w:szCs w:val="24"/>
                          <w14:ligatures w14:val="none"/>
                        </w:rPr>
                      </w:pPr>
                      <w:r w:rsidRPr="000B1C0F">
                        <w:rPr>
                          <w:rFonts w:ascii="Arial" w:hAnsi="Arial" w:cs="Arial"/>
                          <w:b/>
                          <w:bCs/>
                          <w:i/>
                          <w:iCs/>
                          <w:color w:val="FFFFFF" w:themeColor="background1"/>
                          <w:sz w:val="24"/>
                          <w:szCs w:val="24"/>
                        </w:rPr>
                        <w:t>Table of Contents</w:t>
                      </w:r>
                    </w:p>
                  </w:txbxContent>
                </v:textbox>
              </v:rect>
            </w:pict>
          </mc:Fallback>
        </mc:AlternateContent>
      </w:r>
    </w:p>
    <w:p w14:paraId="44DFCB55" w14:textId="77777777" w:rsidR="0064557A" w:rsidRDefault="0064557A" w:rsidP="00B44F0B">
      <w:pPr>
        <w:spacing w:after="0"/>
        <w:rPr>
          <w:rFonts w:ascii="Arial" w:hAnsi="Arial" w:cs="Arial"/>
          <w:b/>
          <w:sz w:val="24"/>
          <w:szCs w:val="24"/>
          <w:u w:val="single"/>
        </w:rPr>
      </w:pPr>
    </w:p>
    <w:p w14:paraId="014A65A6" w14:textId="77777777" w:rsidR="0064557A" w:rsidRDefault="0064557A" w:rsidP="00B44F0B">
      <w:pPr>
        <w:spacing w:after="0"/>
        <w:rPr>
          <w:rFonts w:ascii="Arial" w:hAnsi="Arial" w:cs="Arial"/>
          <w:b/>
          <w:sz w:val="24"/>
          <w:szCs w:val="24"/>
          <w:u w:val="single"/>
        </w:rPr>
      </w:pPr>
    </w:p>
    <w:p w14:paraId="6B5A393D" w14:textId="77777777" w:rsidR="00DE3868" w:rsidRDefault="00DE3868" w:rsidP="00B44F0B">
      <w:pPr>
        <w:spacing w:after="0"/>
        <w:rPr>
          <w:rFonts w:ascii="Arial" w:hAnsi="Arial" w:cs="Arial"/>
          <w:b/>
          <w:sz w:val="24"/>
          <w:szCs w:val="24"/>
          <w:u w:val="single"/>
        </w:rPr>
      </w:pPr>
    </w:p>
    <w:p w14:paraId="252ADBD6" w14:textId="77777777" w:rsidR="00DE3868" w:rsidRDefault="00DE3868" w:rsidP="00B44F0B">
      <w:pPr>
        <w:spacing w:after="0"/>
        <w:rPr>
          <w:rFonts w:ascii="Arial" w:hAnsi="Arial" w:cs="Arial"/>
          <w:b/>
          <w:sz w:val="24"/>
          <w:szCs w:val="24"/>
          <w:u w:val="single"/>
        </w:rPr>
      </w:pPr>
    </w:p>
    <w:p w14:paraId="571F77B0" w14:textId="77777777" w:rsidR="00DE3868" w:rsidRDefault="00DE3868" w:rsidP="00B44F0B">
      <w:pPr>
        <w:spacing w:after="0"/>
        <w:rPr>
          <w:rFonts w:ascii="Arial" w:hAnsi="Arial" w:cs="Arial"/>
          <w:b/>
          <w:sz w:val="24"/>
          <w:szCs w:val="24"/>
          <w:u w:val="single"/>
        </w:rPr>
      </w:pPr>
    </w:p>
    <w:p w14:paraId="5CE1D88A" w14:textId="6006D806" w:rsidR="00DE3868" w:rsidRPr="000B1C0F" w:rsidRDefault="5C9F3248" w:rsidP="00DE3868">
      <w:pPr>
        <w:spacing w:line="480" w:lineRule="auto"/>
        <w:rPr>
          <w:rFonts w:ascii="Arial" w:hAnsi="Arial" w:cs="Arial"/>
          <w:b/>
          <w:bCs/>
        </w:rPr>
      </w:pPr>
      <w:r w:rsidRPr="5C9F3248">
        <w:rPr>
          <w:rFonts w:ascii="Arial" w:hAnsi="Arial" w:cs="Arial"/>
          <w:b/>
          <w:bCs/>
        </w:rPr>
        <w:t>Executive Summary……………………………………….………………………………….....</w:t>
      </w:r>
      <w:r w:rsidR="003F33D0">
        <w:rPr>
          <w:rFonts w:ascii="Arial" w:hAnsi="Arial" w:cs="Arial"/>
          <w:b/>
          <w:bCs/>
        </w:rPr>
        <w:t>..</w:t>
      </w:r>
      <w:r w:rsidR="00690275">
        <w:rPr>
          <w:rFonts w:ascii="Arial" w:hAnsi="Arial" w:cs="Arial"/>
          <w:b/>
          <w:bCs/>
        </w:rPr>
        <w:t>.</w:t>
      </w:r>
      <w:r w:rsidRPr="5C9F3248">
        <w:rPr>
          <w:rFonts w:ascii="Arial" w:hAnsi="Arial" w:cs="Arial"/>
          <w:b/>
          <w:bCs/>
        </w:rPr>
        <w:t xml:space="preserve">  </w:t>
      </w:r>
      <w:r w:rsidR="00EC3965">
        <w:rPr>
          <w:rFonts w:ascii="Arial" w:hAnsi="Arial" w:cs="Arial"/>
          <w:b/>
          <w:bCs/>
        </w:rPr>
        <w:t>1</w:t>
      </w:r>
    </w:p>
    <w:p w14:paraId="5F3D2117" w14:textId="77777777" w:rsidR="00DE3868" w:rsidRPr="000B1C0F" w:rsidRDefault="00DE3868" w:rsidP="00DE3868">
      <w:pPr>
        <w:spacing w:line="480" w:lineRule="auto"/>
        <w:rPr>
          <w:rFonts w:ascii="Arial" w:hAnsi="Arial" w:cs="Arial"/>
          <w:b/>
          <w:bCs/>
        </w:rPr>
      </w:pPr>
    </w:p>
    <w:p w14:paraId="472B4BF7" w14:textId="6533578F" w:rsidR="00DE3868" w:rsidRPr="000B1C0F" w:rsidRDefault="5C9F3248" w:rsidP="00DE3868">
      <w:pPr>
        <w:spacing w:line="480" w:lineRule="auto"/>
        <w:rPr>
          <w:rFonts w:ascii="Arial" w:hAnsi="Arial" w:cs="Arial"/>
          <w:b/>
          <w:bCs/>
        </w:rPr>
      </w:pPr>
      <w:r w:rsidRPr="5C9F3248">
        <w:rPr>
          <w:rFonts w:ascii="Arial" w:hAnsi="Arial" w:cs="Arial"/>
          <w:b/>
          <w:bCs/>
        </w:rPr>
        <w:t>Industry Background…………………………………….…………………………….…………</w:t>
      </w:r>
      <w:r w:rsidR="00690275">
        <w:rPr>
          <w:rFonts w:ascii="Arial" w:hAnsi="Arial" w:cs="Arial"/>
          <w:b/>
          <w:bCs/>
        </w:rPr>
        <w:t>.</w:t>
      </w:r>
      <w:r w:rsidRPr="5C9F3248">
        <w:rPr>
          <w:rFonts w:ascii="Arial" w:hAnsi="Arial" w:cs="Arial"/>
          <w:b/>
          <w:bCs/>
        </w:rPr>
        <w:t xml:space="preserve">   2</w:t>
      </w:r>
    </w:p>
    <w:p w14:paraId="630E300D" w14:textId="77777777" w:rsidR="00DE3868" w:rsidRPr="000B1C0F" w:rsidRDefault="00DE3868" w:rsidP="00DE3868">
      <w:pPr>
        <w:spacing w:line="480" w:lineRule="auto"/>
        <w:rPr>
          <w:rFonts w:ascii="Arial" w:hAnsi="Arial" w:cs="Arial"/>
          <w:b/>
          <w:bCs/>
        </w:rPr>
      </w:pPr>
    </w:p>
    <w:p w14:paraId="32563D16" w14:textId="782A0FCA" w:rsidR="00DE3868" w:rsidRPr="000B1C0F" w:rsidRDefault="5C9F3248" w:rsidP="00DE3868">
      <w:pPr>
        <w:spacing w:line="480" w:lineRule="auto"/>
        <w:rPr>
          <w:rFonts w:ascii="Arial" w:hAnsi="Arial" w:cs="Arial"/>
          <w:b/>
          <w:bCs/>
        </w:rPr>
      </w:pPr>
      <w:r w:rsidRPr="5C9F3248">
        <w:rPr>
          <w:rFonts w:ascii="Arial" w:hAnsi="Arial" w:cs="Arial"/>
          <w:b/>
          <w:bCs/>
        </w:rPr>
        <w:t>Company Background…………………………………………………………………………...</w:t>
      </w:r>
      <w:r w:rsidR="00690275">
        <w:rPr>
          <w:rFonts w:ascii="Arial" w:hAnsi="Arial" w:cs="Arial"/>
          <w:b/>
          <w:bCs/>
        </w:rPr>
        <w:t>..</w:t>
      </w:r>
      <w:r w:rsidRPr="5C9F3248">
        <w:rPr>
          <w:rFonts w:ascii="Arial" w:hAnsi="Arial" w:cs="Arial"/>
          <w:b/>
          <w:bCs/>
        </w:rPr>
        <w:t xml:space="preserve">  3</w:t>
      </w:r>
    </w:p>
    <w:p w14:paraId="31725115" w14:textId="77777777" w:rsidR="00DE3868" w:rsidRPr="000B1C0F" w:rsidRDefault="00DE3868" w:rsidP="00DE3868">
      <w:pPr>
        <w:spacing w:line="480" w:lineRule="auto"/>
        <w:rPr>
          <w:rFonts w:ascii="Arial" w:hAnsi="Arial" w:cs="Arial"/>
          <w:b/>
          <w:bCs/>
        </w:rPr>
      </w:pPr>
    </w:p>
    <w:p w14:paraId="099D4F2D" w14:textId="798950A2" w:rsidR="00DE3868" w:rsidRDefault="5C9F3248" w:rsidP="00DE3868">
      <w:pPr>
        <w:spacing w:line="480" w:lineRule="auto"/>
        <w:rPr>
          <w:rFonts w:ascii="Arial" w:hAnsi="Arial" w:cs="Arial"/>
          <w:b/>
          <w:bCs/>
        </w:rPr>
      </w:pPr>
      <w:r w:rsidRPr="5C9F3248">
        <w:rPr>
          <w:rFonts w:ascii="Arial" w:hAnsi="Arial" w:cs="Arial"/>
          <w:b/>
          <w:bCs/>
        </w:rPr>
        <w:t>Research Problem</w:t>
      </w:r>
      <w:r w:rsidR="0071259F">
        <w:rPr>
          <w:rFonts w:ascii="Arial" w:hAnsi="Arial" w:cs="Arial"/>
          <w:b/>
          <w:bCs/>
        </w:rPr>
        <w:t>.</w:t>
      </w:r>
      <w:r w:rsidRPr="5C9F3248">
        <w:rPr>
          <w:rFonts w:ascii="Arial" w:hAnsi="Arial" w:cs="Arial"/>
          <w:b/>
          <w:bCs/>
        </w:rPr>
        <w:t>…………………..………</w:t>
      </w:r>
      <w:r w:rsidR="0071259F">
        <w:rPr>
          <w:rFonts w:ascii="Arial" w:hAnsi="Arial" w:cs="Arial"/>
          <w:b/>
          <w:bCs/>
        </w:rPr>
        <w:t>………………………………..</w:t>
      </w:r>
      <w:r w:rsidRPr="5C9F3248">
        <w:rPr>
          <w:rFonts w:ascii="Arial" w:hAnsi="Arial" w:cs="Arial"/>
          <w:b/>
          <w:bCs/>
        </w:rPr>
        <w:t xml:space="preserve">…………………...  </w:t>
      </w:r>
      <w:r w:rsidR="000443C3">
        <w:rPr>
          <w:rFonts w:ascii="Arial" w:hAnsi="Arial" w:cs="Arial"/>
          <w:b/>
          <w:bCs/>
        </w:rPr>
        <w:t>4</w:t>
      </w:r>
    </w:p>
    <w:p w14:paraId="6F57A8FA" w14:textId="77777777" w:rsidR="004C629A" w:rsidRDefault="004C629A" w:rsidP="00DE3868">
      <w:pPr>
        <w:spacing w:line="480" w:lineRule="auto"/>
        <w:rPr>
          <w:rFonts w:ascii="Arial" w:hAnsi="Arial" w:cs="Arial"/>
          <w:b/>
          <w:bCs/>
        </w:rPr>
      </w:pPr>
    </w:p>
    <w:p w14:paraId="75A8722F" w14:textId="586AB357" w:rsidR="004C629A" w:rsidRPr="004C629A" w:rsidRDefault="5C9F3248" w:rsidP="00DE3868">
      <w:pPr>
        <w:spacing w:line="480" w:lineRule="auto"/>
        <w:rPr>
          <w:rFonts w:ascii="Arial" w:hAnsi="Arial" w:cs="Arial"/>
          <w:b/>
          <w:bCs/>
        </w:rPr>
      </w:pPr>
      <w:r w:rsidRPr="5C9F3248">
        <w:rPr>
          <w:rFonts w:ascii="Arial" w:hAnsi="Arial" w:cs="Arial"/>
          <w:b/>
          <w:bCs/>
        </w:rPr>
        <w:t>Research Plan</w:t>
      </w:r>
      <w:r w:rsidR="00514174">
        <w:rPr>
          <w:rFonts w:ascii="Arial" w:hAnsi="Arial" w:cs="Arial"/>
          <w:b/>
          <w:bCs/>
        </w:rPr>
        <w:t>, Sampling,</w:t>
      </w:r>
      <w:r w:rsidRPr="5C9F3248">
        <w:rPr>
          <w:rFonts w:ascii="Arial" w:hAnsi="Arial" w:cs="Arial"/>
          <w:b/>
          <w:bCs/>
        </w:rPr>
        <w:t xml:space="preserve"> and Methodology………………………………………………...... </w:t>
      </w:r>
      <w:r w:rsidR="0038791A">
        <w:rPr>
          <w:rFonts w:ascii="Arial" w:hAnsi="Arial" w:cs="Arial"/>
          <w:b/>
          <w:bCs/>
        </w:rPr>
        <w:t>4</w:t>
      </w:r>
    </w:p>
    <w:p w14:paraId="72F31BD4" w14:textId="77777777" w:rsidR="00DE3868" w:rsidRPr="000B1C0F" w:rsidRDefault="00DE3868" w:rsidP="00DE3868">
      <w:pPr>
        <w:spacing w:line="480" w:lineRule="auto"/>
        <w:rPr>
          <w:rFonts w:ascii="Arial" w:hAnsi="Arial" w:cs="Arial"/>
          <w:b/>
          <w:bCs/>
        </w:rPr>
      </w:pPr>
    </w:p>
    <w:p w14:paraId="737F93D7" w14:textId="352FD4A4" w:rsidR="00DE3868" w:rsidRPr="000B1C0F" w:rsidRDefault="5C9F3248" w:rsidP="00DE3868">
      <w:pPr>
        <w:spacing w:line="480" w:lineRule="auto"/>
        <w:rPr>
          <w:rFonts w:ascii="Arial" w:hAnsi="Arial" w:cs="Arial"/>
          <w:b/>
          <w:bCs/>
        </w:rPr>
      </w:pPr>
      <w:r w:rsidRPr="5C9F3248">
        <w:rPr>
          <w:rFonts w:ascii="Arial" w:hAnsi="Arial" w:cs="Arial"/>
          <w:b/>
          <w:bCs/>
        </w:rPr>
        <w:t>Data Analysis and Findings………………………………………………..…….……………</w:t>
      </w:r>
      <w:r w:rsidR="00076668">
        <w:rPr>
          <w:rFonts w:ascii="Arial" w:hAnsi="Arial" w:cs="Arial"/>
          <w:b/>
          <w:bCs/>
        </w:rPr>
        <w:t xml:space="preserve">… </w:t>
      </w:r>
      <w:r w:rsidR="0038791A">
        <w:rPr>
          <w:rFonts w:ascii="Arial" w:hAnsi="Arial" w:cs="Arial"/>
          <w:b/>
          <w:bCs/>
        </w:rPr>
        <w:t>8</w:t>
      </w:r>
      <w:r w:rsidR="00076668">
        <w:rPr>
          <w:rFonts w:ascii="Arial" w:hAnsi="Arial" w:cs="Arial"/>
          <w:b/>
          <w:bCs/>
        </w:rPr>
        <w:t>-25</w:t>
      </w:r>
    </w:p>
    <w:p w14:paraId="00579AAB" w14:textId="77777777" w:rsidR="00DE3868" w:rsidRPr="000B1C0F" w:rsidRDefault="00DE3868" w:rsidP="00DE3868">
      <w:pPr>
        <w:spacing w:line="480" w:lineRule="auto"/>
        <w:rPr>
          <w:rFonts w:ascii="Arial" w:hAnsi="Arial" w:cs="Arial"/>
          <w:b/>
          <w:bCs/>
        </w:rPr>
      </w:pPr>
    </w:p>
    <w:p w14:paraId="3BD53377" w14:textId="7A271673" w:rsidR="00DE3868" w:rsidRDefault="5C9F3248" w:rsidP="00DE3868">
      <w:pPr>
        <w:spacing w:line="480" w:lineRule="auto"/>
        <w:rPr>
          <w:rFonts w:ascii="Arial" w:hAnsi="Arial" w:cs="Arial"/>
          <w:b/>
          <w:bCs/>
        </w:rPr>
      </w:pPr>
      <w:r w:rsidRPr="5C9F3248">
        <w:rPr>
          <w:rFonts w:ascii="Arial" w:hAnsi="Arial" w:cs="Arial"/>
          <w:b/>
          <w:bCs/>
        </w:rPr>
        <w:t>Recommendations………………………………………………………………………………</w:t>
      </w:r>
      <w:r w:rsidR="0038791A">
        <w:rPr>
          <w:rFonts w:ascii="Arial" w:hAnsi="Arial" w:cs="Arial"/>
          <w:b/>
          <w:bCs/>
        </w:rPr>
        <w:t>.. 26-28</w:t>
      </w:r>
      <w:r w:rsidRPr="5C9F3248">
        <w:rPr>
          <w:rFonts w:ascii="Arial" w:hAnsi="Arial" w:cs="Arial"/>
          <w:b/>
          <w:bCs/>
        </w:rPr>
        <w:t xml:space="preserve">   </w:t>
      </w:r>
    </w:p>
    <w:p w14:paraId="7D242F8C" w14:textId="77777777" w:rsidR="00DE3868" w:rsidRPr="000B1C0F" w:rsidRDefault="00DE3868" w:rsidP="00DE3868">
      <w:pPr>
        <w:spacing w:line="480" w:lineRule="auto"/>
        <w:rPr>
          <w:rFonts w:ascii="Arial" w:hAnsi="Arial" w:cs="Arial"/>
          <w:b/>
          <w:bCs/>
        </w:rPr>
      </w:pPr>
    </w:p>
    <w:p w14:paraId="6B389499" w14:textId="1888FFF9" w:rsidR="002D1D96" w:rsidRDefault="5C9F3248" w:rsidP="002D1D96">
      <w:pPr>
        <w:spacing w:line="480" w:lineRule="auto"/>
        <w:rPr>
          <w:rFonts w:ascii="Arial" w:hAnsi="Arial" w:cs="Arial"/>
          <w:b/>
          <w:bCs/>
        </w:rPr>
      </w:pPr>
      <w:r w:rsidRPr="5C9F3248">
        <w:rPr>
          <w:rFonts w:ascii="Arial" w:hAnsi="Arial" w:cs="Arial"/>
          <w:b/>
          <w:bCs/>
        </w:rPr>
        <w:t>Conclusion……………………..…………………………………………………………………….</w:t>
      </w:r>
      <w:r w:rsidR="00076668">
        <w:rPr>
          <w:rFonts w:ascii="Arial" w:hAnsi="Arial" w:cs="Arial"/>
          <w:b/>
          <w:bCs/>
        </w:rPr>
        <w:t xml:space="preserve"> 29</w:t>
      </w:r>
      <w:r w:rsidRPr="5C9F3248">
        <w:rPr>
          <w:rFonts w:ascii="Arial" w:hAnsi="Arial" w:cs="Arial"/>
          <w:b/>
          <w:bCs/>
        </w:rPr>
        <w:t xml:space="preserve">   </w:t>
      </w:r>
    </w:p>
    <w:p w14:paraId="70411BD9" w14:textId="74A99F0D" w:rsidR="00DE3868" w:rsidRDefault="00DE3868" w:rsidP="00DE3868">
      <w:pPr>
        <w:spacing w:line="480" w:lineRule="auto"/>
        <w:rPr>
          <w:rFonts w:ascii="Arial" w:hAnsi="Arial" w:cs="Arial"/>
          <w:b/>
          <w:bCs/>
        </w:rPr>
      </w:pPr>
    </w:p>
    <w:p w14:paraId="238E4E2B" w14:textId="77777777" w:rsidR="002D1D96" w:rsidRPr="000B1C0F" w:rsidRDefault="002D1D96" w:rsidP="00DE3868">
      <w:pPr>
        <w:spacing w:line="480" w:lineRule="auto"/>
        <w:rPr>
          <w:rFonts w:ascii="Arial" w:hAnsi="Arial" w:cs="Arial"/>
          <w:b/>
          <w:bCs/>
        </w:rPr>
      </w:pPr>
    </w:p>
    <w:p w14:paraId="5646DB23" w14:textId="02BDAA22" w:rsidR="006144EE" w:rsidRDefault="006144EE" w:rsidP="00B44F0B">
      <w:pPr>
        <w:spacing w:after="0"/>
        <w:rPr>
          <w:rFonts w:ascii="Arial" w:hAnsi="Arial" w:cs="Arial"/>
          <w:b/>
          <w:color w:val="C00000"/>
          <w:sz w:val="24"/>
          <w:szCs w:val="24"/>
          <w:u w:val="single"/>
        </w:rPr>
        <w:sectPr w:rsidR="006144EE" w:rsidSect="0093797D">
          <w:footerReference w:type="even" r:id="rId8"/>
          <w:footerReference w:type="default" r:id="rId9"/>
          <w:footerReference w:type="first" r:id="rId10"/>
          <w:pgSz w:w="12240" w:h="15840"/>
          <w:pgMar w:top="1440" w:right="1440" w:bottom="1440" w:left="1440" w:header="720" w:footer="720" w:gutter="0"/>
          <w:pgNumType w:start="1"/>
          <w:cols w:space="720"/>
          <w:docGrid w:linePitch="360"/>
        </w:sectPr>
      </w:pPr>
    </w:p>
    <w:p w14:paraId="2F4F880F" w14:textId="727A1574" w:rsidR="007C1DEF" w:rsidRPr="006A3DE8" w:rsidRDefault="00B87A80" w:rsidP="009A46D7">
      <w:pPr>
        <w:spacing w:after="0" w:line="240" w:lineRule="auto"/>
        <w:rPr>
          <w:rFonts w:ascii="Arial" w:hAnsi="Arial" w:cs="Arial"/>
          <w:b/>
          <w:color w:val="C00000"/>
          <w:sz w:val="24"/>
          <w:szCs w:val="24"/>
          <w:u w:val="single"/>
        </w:rPr>
      </w:pPr>
      <w:r w:rsidRPr="006A3DE8">
        <w:rPr>
          <w:rFonts w:ascii="Arial" w:hAnsi="Arial" w:cs="Arial"/>
          <w:b/>
          <w:color w:val="C00000"/>
          <w:sz w:val="24"/>
          <w:szCs w:val="24"/>
          <w:u w:val="single"/>
        </w:rPr>
        <w:lastRenderedPageBreak/>
        <w:t>Executive Summary</w:t>
      </w:r>
      <w:r w:rsidR="007A2F52">
        <w:rPr>
          <w:rFonts w:ascii="Arial" w:hAnsi="Arial" w:cs="Arial"/>
          <w:b/>
          <w:color w:val="C00000"/>
          <w:sz w:val="24"/>
          <w:szCs w:val="24"/>
          <w:u w:val="single"/>
        </w:rPr>
        <w:t>:</w:t>
      </w:r>
    </w:p>
    <w:p w14:paraId="7338F139" w14:textId="77777777" w:rsidR="00C46A73" w:rsidRPr="00F01513" w:rsidRDefault="00C46A73" w:rsidP="009A46D7">
      <w:pPr>
        <w:spacing w:after="0" w:line="240" w:lineRule="auto"/>
        <w:rPr>
          <w:rFonts w:ascii="Arial" w:hAnsi="Arial" w:cs="Arial"/>
          <w:b/>
          <w:sz w:val="24"/>
          <w:szCs w:val="24"/>
          <w:u w:val="single"/>
        </w:rPr>
      </w:pPr>
    </w:p>
    <w:p w14:paraId="6005EA8A" w14:textId="19A7C2C8" w:rsidR="00F43037" w:rsidRPr="009A46D7" w:rsidRDefault="236015C6" w:rsidP="009A46D7">
      <w:pPr>
        <w:spacing w:after="0" w:line="240" w:lineRule="auto"/>
        <w:rPr>
          <w:rFonts w:ascii="Arial" w:eastAsia="Arial" w:hAnsi="Arial" w:cs="Arial"/>
          <w:sz w:val="24"/>
          <w:szCs w:val="24"/>
        </w:rPr>
      </w:pPr>
      <w:r w:rsidRPr="236015C6">
        <w:rPr>
          <w:rFonts w:ascii="Arial" w:eastAsia="Arial" w:hAnsi="Arial" w:cs="Arial"/>
          <w:sz w:val="24"/>
          <w:szCs w:val="24"/>
        </w:rPr>
        <w:t xml:space="preserve">This project aims to enhance the dining experience at Fleming’s Prime Steakhouse &amp; Wine Bar by gathering </w:t>
      </w:r>
      <w:r w:rsidR="42E6968C" w:rsidRPr="42E6968C">
        <w:rPr>
          <w:rFonts w:ascii="Arial" w:eastAsia="Arial" w:hAnsi="Arial" w:cs="Arial"/>
          <w:sz w:val="24"/>
          <w:szCs w:val="24"/>
        </w:rPr>
        <w:t>data</w:t>
      </w:r>
      <w:r w:rsidRPr="236015C6">
        <w:rPr>
          <w:rFonts w:ascii="Arial" w:eastAsia="Arial" w:hAnsi="Arial" w:cs="Arial"/>
          <w:sz w:val="24"/>
          <w:szCs w:val="24"/>
        </w:rPr>
        <w:t xml:space="preserve"> from our target audience, which includes current and potential </w:t>
      </w:r>
      <w:r w:rsidR="7638880F" w:rsidRPr="7638880F">
        <w:rPr>
          <w:rFonts w:ascii="Arial" w:eastAsia="Arial" w:hAnsi="Arial" w:cs="Arial"/>
          <w:sz w:val="24"/>
          <w:szCs w:val="24"/>
        </w:rPr>
        <w:t>customers</w:t>
      </w:r>
      <w:r w:rsidRPr="236015C6">
        <w:rPr>
          <w:rFonts w:ascii="Arial" w:eastAsia="Arial" w:hAnsi="Arial" w:cs="Arial"/>
          <w:sz w:val="24"/>
          <w:szCs w:val="24"/>
        </w:rPr>
        <w:t xml:space="preserve"> of fine</w:t>
      </w:r>
      <w:r w:rsidR="007A2D71" w:rsidRPr="009A46D7">
        <w:rPr>
          <w:rFonts w:ascii="Arial" w:eastAsia="Arial" w:hAnsi="Arial" w:cs="Arial"/>
          <w:sz w:val="24"/>
          <w:szCs w:val="24"/>
        </w:rPr>
        <w:t>-</w:t>
      </w:r>
      <w:r w:rsidRPr="236015C6">
        <w:rPr>
          <w:rFonts w:ascii="Arial" w:eastAsia="Arial" w:hAnsi="Arial" w:cs="Arial"/>
          <w:sz w:val="24"/>
          <w:szCs w:val="24"/>
        </w:rPr>
        <w:t>dining restaurants.</w:t>
      </w:r>
    </w:p>
    <w:p w14:paraId="0F3093D1" w14:textId="77777777" w:rsidR="007A2D71" w:rsidRPr="009A46D7" w:rsidRDefault="007A2D71" w:rsidP="009A46D7">
      <w:pPr>
        <w:spacing w:after="0" w:line="240" w:lineRule="auto"/>
        <w:rPr>
          <w:rFonts w:ascii="Arial" w:hAnsi="Arial" w:cs="Arial"/>
        </w:rPr>
      </w:pPr>
    </w:p>
    <w:p w14:paraId="6A8F364F" w14:textId="71C0744C" w:rsidR="00F43037" w:rsidRPr="009A46D7" w:rsidRDefault="34B6BF5D" w:rsidP="009A46D7">
      <w:pPr>
        <w:spacing w:after="0" w:line="240" w:lineRule="auto"/>
        <w:rPr>
          <w:rFonts w:ascii="Arial" w:eastAsia="Arial" w:hAnsi="Arial" w:cs="Arial"/>
          <w:sz w:val="24"/>
          <w:szCs w:val="24"/>
        </w:rPr>
      </w:pPr>
      <w:r w:rsidRPr="34B6BF5D">
        <w:rPr>
          <w:rFonts w:ascii="Arial" w:eastAsia="Arial" w:hAnsi="Arial" w:cs="Arial"/>
          <w:sz w:val="24"/>
          <w:szCs w:val="24"/>
        </w:rPr>
        <w:t xml:space="preserve">To do this effectively, </w:t>
      </w:r>
      <w:r w:rsidR="006014E1">
        <w:rPr>
          <w:rFonts w:ascii="Arial" w:eastAsia="Arial" w:hAnsi="Arial" w:cs="Arial"/>
          <w:sz w:val="24"/>
          <w:szCs w:val="24"/>
        </w:rPr>
        <w:t>Fleming’s</w:t>
      </w:r>
      <w:r w:rsidRPr="34B6BF5D">
        <w:rPr>
          <w:rFonts w:ascii="Arial" w:eastAsia="Arial" w:hAnsi="Arial" w:cs="Arial"/>
          <w:sz w:val="24"/>
          <w:szCs w:val="24"/>
        </w:rPr>
        <w:t xml:space="preserve"> need</w:t>
      </w:r>
      <w:r w:rsidR="006014E1">
        <w:rPr>
          <w:rFonts w:ascii="Arial" w:eastAsia="Arial" w:hAnsi="Arial" w:cs="Arial"/>
          <w:sz w:val="24"/>
          <w:szCs w:val="24"/>
        </w:rPr>
        <w:t>s</w:t>
      </w:r>
      <w:r w:rsidRPr="34B6BF5D">
        <w:rPr>
          <w:rFonts w:ascii="Arial" w:eastAsia="Arial" w:hAnsi="Arial" w:cs="Arial"/>
          <w:sz w:val="24"/>
          <w:szCs w:val="24"/>
        </w:rPr>
        <w:t xml:space="preserve"> to understand what </w:t>
      </w:r>
      <w:r w:rsidR="006014E1">
        <w:rPr>
          <w:rFonts w:ascii="Arial" w:eastAsia="Arial" w:hAnsi="Arial" w:cs="Arial"/>
          <w:sz w:val="24"/>
          <w:szCs w:val="24"/>
        </w:rPr>
        <w:t xml:space="preserve">their </w:t>
      </w:r>
      <w:r w:rsidRPr="34B6BF5D">
        <w:rPr>
          <w:rFonts w:ascii="Arial" w:eastAsia="Arial" w:hAnsi="Arial" w:cs="Arial"/>
          <w:sz w:val="24"/>
          <w:szCs w:val="24"/>
        </w:rPr>
        <w:t>customers care about most</w:t>
      </w:r>
      <w:r w:rsidR="03F20559" w:rsidRPr="03F20559">
        <w:rPr>
          <w:rFonts w:ascii="Arial" w:eastAsia="Arial" w:hAnsi="Arial" w:cs="Arial"/>
          <w:sz w:val="24"/>
          <w:szCs w:val="24"/>
        </w:rPr>
        <w:t>,</w:t>
      </w:r>
      <w:r w:rsidR="521A35E2" w:rsidRPr="521A35E2">
        <w:rPr>
          <w:rFonts w:ascii="Arial" w:eastAsia="Arial" w:hAnsi="Arial" w:cs="Arial"/>
          <w:sz w:val="24"/>
          <w:szCs w:val="24"/>
        </w:rPr>
        <w:t xml:space="preserve"> such as the variety of steak cuts, wine selection, atmosphere, and quality of service. </w:t>
      </w:r>
      <w:r w:rsidR="006014E1">
        <w:rPr>
          <w:rFonts w:ascii="Arial" w:eastAsia="Arial" w:hAnsi="Arial" w:cs="Arial"/>
          <w:sz w:val="24"/>
          <w:szCs w:val="24"/>
        </w:rPr>
        <w:t>P</w:t>
      </w:r>
      <w:r w:rsidR="710EA13C" w:rsidRPr="0B2EB41A">
        <w:rPr>
          <w:rFonts w:ascii="Arial" w:eastAsia="Arial" w:hAnsi="Arial" w:cs="Arial"/>
          <w:sz w:val="24"/>
          <w:szCs w:val="24"/>
        </w:rPr>
        <w:t xml:space="preserve">atterns </w:t>
      </w:r>
      <w:r w:rsidR="006014E1">
        <w:rPr>
          <w:rFonts w:ascii="Arial" w:eastAsia="Arial" w:hAnsi="Arial" w:cs="Arial"/>
          <w:sz w:val="24"/>
          <w:szCs w:val="24"/>
        </w:rPr>
        <w:t xml:space="preserve">will be identified </w:t>
      </w:r>
      <w:r w:rsidR="710EA13C" w:rsidRPr="0B2EB41A">
        <w:rPr>
          <w:rFonts w:ascii="Arial" w:eastAsia="Arial" w:hAnsi="Arial" w:cs="Arial"/>
          <w:sz w:val="24"/>
          <w:szCs w:val="24"/>
        </w:rPr>
        <w:t xml:space="preserve">among customers who </w:t>
      </w:r>
      <w:r w:rsidR="710EA13C" w:rsidRPr="009A46D7">
        <w:rPr>
          <w:rFonts w:ascii="Arial" w:eastAsia="Arial" w:hAnsi="Arial" w:cs="Arial"/>
          <w:sz w:val="24"/>
          <w:szCs w:val="24"/>
        </w:rPr>
        <w:t xml:space="preserve">value similar </w:t>
      </w:r>
      <w:r w:rsidR="00E84368">
        <w:rPr>
          <w:rFonts w:ascii="Arial" w:eastAsia="Arial" w:hAnsi="Arial" w:cs="Arial"/>
          <w:sz w:val="24"/>
          <w:szCs w:val="24"/>
        </w:rPr>
        <w:t>aspects</w:t>
      </w:r>
      <w:r w:rsidR="710EA13C" w:rsidRPr="009A46D7">
        <w:rPr>
          <w:rFonts w:ascii="Arial" w:eastAsia="Arial" w:hAnsi="Arial" w:cs="Arial"/>
          <w:sz w:val="24"/>
          <w:szCs w:val="24"/>
        </w:rPr>
        <w:t xml:space="preserve"> </w:t>
      </w:r>
      <w:r w:rsidR="00E84368">
        <w:rPr>
          <w:rFonts w:ascii="Arial" w:eastAsia="Arial" w:hAnsi="Arial" w:cs="Arial"/>
          <w:sz w:val="24"/>
          <w:szCs w:val="24"/>
        </w:rPr>
        <w:t xml:space="preserve">of </w:t>
      </w:r>
      <w:r w:rsidR="710EA13C" w:rsidRPr="009A46D7">
        <w:rPr>
          <w:rFonts w:ascii="Arial" w:eastAsia="Arial" w:hAnsi="Arial" w:cs="Arial"/>
          <w:sz w:val="24"/>
          <w:szCs w:val="24"/>
        </w:rPr>
        <w:t>a fine</w:t>
      </w:r>
      <w:r w:rsidR="00750842" w:rsidRPr="009A46D7">
        <w:rPr>
          <w:rFonts w:ascii="Arial" w:eastAsia="Arial" w:hAnsi="Arial" w:cs="Arial"/>
          <w:sz w:val="24"/>
          <w:szCs w:val="24"/>
        </w:rPr>
        <w:t>-</w:t>
      </w:r>
      <w:r w:rsidR="710EA13C" w:rsidRPr="009A46D7">
        <w:rPr>
          <w:rFonts w:ascii="Arial" w:eastAsia="Arial" w:hAnsi="Arial" w:cs="Arial"/>
          <w:sz w:val="24"/>
          <w:szCs w:val="24"/>
        </w:rPr>
        <w:t xml:space="preserve">dining steakhouse. </w:t>
      </w:r>
      <w:r w:rsidR="00E84368">
        <w:rPr>
          <w:rFonts w:ascii="Arial" w:eastAsia="Arial" w:hAnsi="Arial" w:cs="Arial"/>
          <w:sz w:val="24"/>
          <w:szCs w:val="24"/>
        </w:rPr>
        <w:t>Through</w:t>
      </w:r>
      <w:r w:rsidR="00750842" w:rsidRPr="009A46D7">
        <w:rPr>
          <w:rFonts w:ascii="Arial" w:eastAsia="Arial" w:hAnsi="Arial" w:cs="Arial"/>
          <w:sz w:val="24"/>
          <w:szCs w:val="24"/>
        </w:rPr>
        <w:t xml:space="preserve"> identifying patterns, </w:t>
      </w:r>
      <w:r w:rsidR="006014E1">
        <w:rPr>
          <w:rFonts w:ascii="Arial" w:eastAsia="Arial" w:hAnsi="Arial" w:cs="Arial"/>
          <w:sz w:val="24"/>
          <w:szCs w:val="24"/>
        </w:rPr>
        <w:t>the</w:t>
      </w:r>
      <w:r w:rsidR="00750842" w:rsidRPr="009A46D7">
        <w:rPr>
          <w:rFonts w:ascii="Arial" w:eastAsia="Arial" w:hAnsi="Arial" w:cs="Arial"/>
          <w:sz w:val="24"/>
          <w:szCs w:val="24"/>
        </w:rPr>
        <w:t xml:space="preserve"> target audience </w:t>
      </w:r>
      <w:r w:rsidR="006014E1">
        <w:rPr>
          <w:rFonts w:ascii="Arial" w:eastAsia="Arial" w:hAnsi="Arial" w:cs="Arial"/>
          <w:sz w:val="24"/>
          <w:szCs w:val="24"/>
        </w:rPr>
        <w:t xml:space="preserve">can be divided </w:t>
      </w:r>
      <w:r w:rsidR="00750842" w:rsidRPr="009A46D7">
        <w:rPr>
          <w:rFonts w:ascii="Arial" w:eastAsia="Arial" w:hAnsi="Arial" w:cs="Arial"/>
          <w:sz w:val="24"/>
          <w:szCs w:val="24"/>
        </w:rPr>
        <w:t xml:space="preserve">into multiple segments. </w:t>
      </w:r>
      <w:r w:rsidR="005D4D4C">
        <w:rPr>
          <w:rFonts w:ascii="Arial" w:eastAsia="Arial" w:hAnsi="Arial" w:cs="Arial"/>
          <w:sz w:val="24"/>
          <w:szCs w:val="24"/>
        </w:rPr>
        <w:t xml:space="preserve">It </w:t>
      </w:r>
      <w:r w:rsidR="710EA13C" w:rsidRPr="009A46D7">
        <w:rPr>
          <w:rFonts w:ascii="Arial" w:eastAsia="Arial" w:hAnsi="Arial" w:cs="Arial"/>
          <w:sz w:val="24"/>
          <w:szCs w:val="24"/>
        </w:rPr>
        <w:t>also examines how guests feel about Fleming’s, highlighting what the restaurant is doing well and</w:t>
      </w:r>
      <w:r w:rsidR="288462CC" w:rsidRPr="009A46D7">
        <w:rPr>
          <w:rFonts w:ascii="Arial" w:eastAsia="Arial" w:hAnsi="Arial" w:cs="Arial"/>
          <w:sz w:val="24"/>
          <w:szCs w:val="24"/>
        </w:rPr>
        <w:t xml:space="preserve"> </w:t>
      </w:r>
      <w:r w:rsidR="00AF3C8F">
        <w:rPr>
          <w:rFonts w:ascii="Arial" w:eastAsia="Arial" w:hAnsi="Arial" w:cs="Arial"/>
          <w:sz w:val="24"/>
          <w:szCs w:val="24"/>
        </w:rPr>
        <w:t>determining areas of improvement</w:t>
      </w:r>
      <w:r w:rsidR="710EA13C" w:rsidRPr="009A46D7">
        <w:rPr>
          <w:rFonts w:ascii="Arial" w:eastAsia="Arial" w:hAnsi="Arial" w:cs="Arial"/>
          <w:sz w:val="24"/>
          <w:szCs w:val="24"/>
        </w:rPr>
        <w:t xml:space="preserve">. </w:t>
      </w:r>
      <w:r w:rsidR="5FDEC3AD" w:rsidRPr="5FDEC3AD">
        <w:rPr>
          <w:rFonts w:ascii="Arial" w:eastAsia="Arial" w:hAnsi="Arial" w:cs="Arial"/>
          <w:sz w:val="24"/>
          <w:szCs w:val="24"/>
        </w:rPr>
        <w:t>To address these challenges,</w:t>
      </w:r>
      <w:r w:rsidR="5FDEC3AD" w:rsidRPr="009A46D7">
        <w:rPr>
          <w:rFonts w:ascii="Arial" w:eastAsia="Arial" w:hAnsi="Arial" w:cs="Arial"/>
          <w:sz w:val="24"/>
          <w:szCs w:val="24"/>
        </w:rPr>
        <w:t xml:space="preserve"> </w:t>
      </w:r>
      <w:r w:rsidR="006014E1">
        <w:rPr>
          <w:rFonts w:ascii="Arial" w:eastAsia="Arial" w:hAnsi="Arial" w:cs="Arial"/>
          <w:sz w:val="24"/>
          <w:szCs w:val="24"/>
        </w:rPr>
        <w:t xml:space="preserve">data was </w:t>
      </w:r>
      <w:r w:rsidR="733EA2FC" w:rsidRPr="009A46D7">
        <w:rPr>
          <w:rFonts w:ascii="Arial" w:eastAsia="Arial" w:hAnsi="Arial" w:cs="Arial"/>
          <w:sz w:val="24"/>
          <w:szCs w:val="24"/>
        </w:rPr>
        <w:t>collected</w:t>
      </w:r>
      <w:r w:rsidR="0C5D43DF" w:rsidRPr="009A46D7">
        <w:rPr>
          <w:rFonts w:ascii="Arial" w:eastAsia="Arial" w:hAnsi="Arial" w:cs="Arial"/>
          <w:sz w:val="24"/>
          <w:szCs w:val="24"/>
        </w:rPr>
        <w:t xml:space="preserve"> </w:t>
      </w:r>
      <w:r w:rsidR="299F647F" w:rsidRPr="009A46D7">
        <w:rPr>
          <w:rFonts w:ascii="Arial" w:eastAsia="Arial" w:hAnsi="Arial" w:cs="Arial"/>
          <w:sz w:val="24"/>
          <w:szCs w:val="24"/>
        </w:rPr>
        <w:t>through</w:t>
      </w:r>
      <w:r w:rsidR="0C5D43DF" w:rsidRPr="009A46D7">
        <w:rPr>
          <w:rFonts w:ascii="Arial" w:eastAsia="Arial" w:hAnsi="Arial" w:cs="Arial"/>
          <w:sz w:val="24"/>
          <w:szCs w:val="24"/>
        </w:rPr>
        <w:t xml:space="preserve"> </w:t>
      </w:r>
      <w:r w:rsidR="00AF3C8F">
        <w:rPr>
          <w:rFonts w:ascii="Arial" w:eastAsia="Arial" w:hAnsi="Arial" w:cs="Arial"/>
          <w:sz w:val="24"/>
          <w:szCs w:val="24"/>
        </w:rPr>
        <w:t>an online</w:t>
      </w:r>
      <w:r w:rsidR="7A58908F" w:rsidRPr="009A46D7">
        <w:rPr>
          <w:rFonts w:ascii="Arial" w:eastAsia="Arial" w:hAnsi="Arial" w:cs="Arial"/>
          <w:sz w:val="24"/>
          <w:szCs w:val="24"/>
        </w:rPr>
        <w:t xml:space="preserve"> </w:t>
      </w:r>
      <w:r w:rsidR="5FDEC3AD" w:rsidRPr="009A46D7">
        <w:rPr>
          <w:rFonts w:ascii="Arial" w:eastAsia="Arial" w:hAnsi="Arial" w:cs="Arial"/>
          <w:sz w:val="24"/>
          <w:szCs w:val="24"/>
        </w:rPr>
        <w:t xml:space="preserve">survey </w:t>
      </w:r>
      <w:r w:rsidR="5757CDA4" w:rsidRPr="009A46D7">
        <w:rPr>
          <w:rFonts w:ascii="Arial" w:eastAsia="Arial" w:hAnsi="Arial" w:cs="Arial"/>
          <w:sz w:val="24"/>
          <w:szCs w:val="24"/>
        </w:rPr>
        <w:t xml:space="preserve">and </w:t>
      </w:r>
      <w:r w:rsidR="00AF3C8F">
        <w:rPr>
          <w:rFonts w:ascii="Arial" w:eastAsia="Arial" w:hAnsi="Arial" w:cs="Arial"/>
          <w:sz w:val="24"/>
          <w:szCs w:val="24"/>
        </w:rPr>
        <w:t>gathered</w:t>
      </w:r>
      <w:r w:rsidR="19410B24" w:rsidRPr="009A46D7">
        <w:rPr>
          <w:rFonts w:ascii="Arial" w:eastAsia="Arial" w:hAnsi="Arial" w:cs="Arial"/>
          <w:sz w:val="24"/>
          <w:szCs w:val="24"/>
        </w:rPr>
        <w:t xml:space="preserve"> </w:t>
      </w:r>
      <w:r w:rsidR="58AEA72F" w:rsidRPr="009A46D7">
        <w:rPr>
          <w:rFonts w:ascii="Arial" w:eastAsia="Arial" w:hAnsi="Arial" w:cs="Arial"/>
          <w:sz w:val="24"/>
          <w:szCs w:val="24"/>
        </w:rPr>
        <w:t>reviews from websites</w:t>
      </w:r>
      <w:r w:rsidR="19410B24" w:rsidRPr="009A46D7">
        <w:rPr>
          <w:rFonts w:ascii="Arial" w:eastAsia="Arial" w:hAnsi="Arial" w:cs="Arial"/>
          <w:sz w:val="24"/>
          <w:szCs w:val="24"/>
        </w:rPr>
        <w:t xml:space="preserve"> like </w:t>
      </w:r>
      <w:r w:rsidR="00750842" w:rsidRPr="009A46D7">
        <w:rPr>
          <w:rFonts w:ascii="Arial" w:eastAsia="Arial" w:hAnsi="Arial" w:cs="Arial"/>
          <w:sz w:val="24"/>
          <w:szCs w:val="24"/>
        </w:rPr>
        <w:t>Open Table</w:t>
      </w:r>
      <w:r w:rsidR="19410B24" w:rsidRPr="009A46D7">
        <w:rPr>
          <w:rFonts w:ascii="Arial" w:eastAsia="Arial" w:hAnsi="Arial" w:cs="Arial"/>
          <w:sz w:val="24"/>
          <w:szCs w:val="24"/>
        </w:rPr>
        <w:t xml:space="preserve"> and Yelp </w:t>
      </w:r>
      <w:r w:rsidR="0903664C" w:rsidRPr="009A46D7">
        <w:rPr>
          <w:rFonts w:ascii="Arial" w:eastAsia="Arial" w:hAnsi="Arial" w:cs="Arial"/>
          <w:sz w:val="24"/>
          <w:szCs w:val="24"/>
        </w:rPr>
        <w:t xml:space="preserve">to </w:t>
      </w:r>
      <w:r w:rsidR="00750842" w:rsidRPr="009A46D7">
        <w:rPr>
          <w:rFonts w:ascii="Arial" w:eastAsia="Arial" w:hAnsi="Arial" w:cs="Arial"/>
          <w:sz w:val="24"/>
          <w:szCs w:val="24"/>
        </w:rPr>
        <w:t>conduct</w:t>
      </w:r>
      <w:r w:rsidR="5FDEC3AD" w:rsidRPr="009A46D7">
        <w:rPr>
          <w:rFonts w:ascii="Arial" w:eastAsia="Arial" w:hAnsi="Arial" w:cs="Arial"/>
          <w:sz w:val="24"/>
          <w:szCs w:val="24"/>
        </w:rPr>
        <w:t xml:space="preserve"> three </w:t>
      </w:r>
      <w:r w:rsidR="00750842" w:rsidRPr="009A46D7">
        <w:rPr>
          <w:rFonts w:ascii="Arial" w:eastAsia="Arial" w:hAnsi="Arial" w:cs="Arial"/>
          <w:sz w:val="24"/>
          <w:szCs w:val="24"/>
        </w:rPr>
        <w:t>critical</w:t>
      </w:r>
      <w:r w:rsidR="5FDEC3AD" w:rsidRPr="009A46D7">
        <w:rPr>
          <w:rFonts w:ascii="Arial" w:eastAsia="Arial" w:hAnsi="Arial" w:cs="Arial"/>
          <w:sz w:val="24"/>
          <w:szCs w:val="24"/>
        </w:rPr>
        <w:t xml:space="preserve"> analyses</w:t>
      </w:r>
      <w:r w:rsidR="00006023">
        <w:rPr>
          <w:rFonts w:ascii="Arial" w:eastAsia="Arial" w:hAnsi="Arial" w:cs="Arial"/>
          <w:sz w:val="24"/>
          <w:szCs w:val="24"/>
        </w:rPr>
        <w:t>.</w:t>
      </w:r>
    </w:p>
    <w:p w14:paraId="2C3A06D2" w14:textId="77777777" w:rsidR="00750842" w:rsidRPr="009A46D7" w:rsidRDefault="00750842" w:rsidP="009A46D7">
      <w:pPr>
        <w:spacing w:after="0" w:line="240" w:lineRule="auto"/>
        <w:rPr>
          <w:rFonts w:ascii="Arial" w:hAnsi="Arial" w:cs="Arial"/>
        </w:rPr>
      </w:pPr>
    </w:p>
    <w:p w14:paraId="3C85BA4C" w14:textId="4F5ABB39" w:rsidR="001447BB" w:rsidRPr="009A46D7" w:rsidRDefault="6809B2AA" w:rsidP="15CC4AF0">
      <w:pPr>
        <w:pStyle w:val="ListParagraph"/>
        <w:numPr>
          <w:ilvl w:val="0"/>
          <w:numId w:val="30"/>
        </w:numPr>
        <w:spacing w:after="0" w:line="240" w:lineRule="auto"/>
        <w:rPr>
          <w:rFonts w:ascii="Arial" w:eastAsia="Arial" w:hAnsi="Arial" w:cs="Arial"/>
          <w:sz w:val="24"/>
          <w:szCs w:val="24"/>
        </w:rPr>
      </w:pPr>
      <w:r w:rsidRPr="009A46D7">
        <w:rPr>
          <w:rFonts w:ascii="Arial" w:eastAsia="Arial" w:hAnsi="Arial" w:cs="Arial"/>
          <w:b/>
          <w:color w:val="000000" w:themeColor="text1"/>
          <w:sz w:val="24"/>
          <w:szCs w:val="24"/>
        </w:rPr>
        <w:t>Segmentation Analysis:</w:t>
      </w:r>
      <w:r w:rsidRPr="009A46D7">
        <w:rPr>
          <w:rFonts w:ascii="Arial" w:eastAsia="Arial" w:hAnsi="Arial" w:cs="Arial"/>
          <w:color w:val="000000" w:themeColor="text1"/>
          <w:sz w:val="24"/>
          <w:szCs w:val="24"/>
        </w:rPr>
        <w:t xml:space="preserve"> </w:t>
      </w:r>
      <w:r w:rsidR="00E37659">
        <w:rPr>
          <w:rFonts w:ascii="Arial" w:eastAsia="Arial" w:hAnsi="Arial" w:cs="Arial"/>
          <w:color w:val="000000" w:themeColor="text1"/>
          <w:sz w:val="24"/>
          <w:szCs w:val="24"/>
        </w:rPr>
        <w:t>The</w:t>
      </w:r>
      <w:r w:rsidRPr="009A46D7">
        <w:rPr>
          <w:rFonts w:ascii="Arial" w:eastAsia="Arial" w:hAnsi="Arial" w:cs="Arial"/>
          <w:color w:val="000000" w:themeColor="text1"/>
          <w:sz w:val="24"/>
          <w:szCs w:val="24"/>
        </w:rPr>
        <w:t xml:space="preserve"> segmentation analysis </w:t>
      </w:r>
      <w:r w:rsidR="00006023">
        <w:rPr>
          <w:rFonts w:ascii="Arial" w:eastAsia="Arial" w:hAnsi="Arial" w:cs="Arial"/>
          <w:color w:val="000000" w:themeColor="text1"/>
          <w:sz w:val="24"/>
          <w:szCs w:val="24"/>
        </w:rPr>
        <w:t>identifies</w:t>
      </w:r>
      <w:r w:rsidRPr="009A46D7">
        <w:rPr>
          <w:rFonts w:ascii="Arial" w:eastAsia="Arial" w:hAnsi="Arial" w:cs="Arial"/>
          <w:color w:val="000000" w:themeColor="text1"/>
          <w:sz w:val="24"/>
          <w:szCs w:val="24"/>
        </w:rPr>
        <w:t xml:space="preserve"> distinct customer groups based on </w:t>
      </w:r>
      <w:r w:rsidR="7C607814" w:rsidRPr="009A46D7">
        <w:rPr>
          <w:rFonts w:ascii="Arial" w:eastAsia="Arial" w:hAnsi="Arial" w:cs="Arial"/>
          <w:color w:val="000000" w:themeColor="text1"/>
          <w:sz w:val="24"/>
          <w:szCs w:val="24"/>
        </w:rPr>
        <w:t>customer</w:t>
      </w:r>
      <w:r w:rsidRPr="009A46D7">
        <w:rPr>
          <w:rFonts w:ascii="Arial" w:eastAsia="Arial" w:hAnsi="Arial" w:cs="Arial"/>
          <w:color w:val="000000" w:themeColor="text1"/>
          <w:sz w:val="24"/>
          <w:szCs w:val="24"/>
        </w:rPr>
        <w:t xml:space="preserve"> preferences </w:t>
      </w:r>
      <w:r w:rsidR="7C607814" w:rsidRPr="009A46D7">
        <w:rPr>
          <w:rFonts w:ascii="Arial" w:eastAsia="Arial" w:hAnsi="Arial" w:cs="Arial"/>
          <w:color w:val="000000" w:themeColor="text1"/>
          <w:sz w:val="24"/>
          <w:szCs w:val="24"/>
        </w:rPr>
        <w:t>like service quality,</w:t>
      </w:r>
      <w:r w:rsidR="38D66B0B" w:rsidRPr="009A46D7">
        <w:rPr>
          <w:rFonts w:ascii="Arial" w:eastAsia="Arial" w:hAnsi="Arial" w:cs="Arial"/>
          <w:color w:val="000000" w:themeColor="text1"/>
          <w:sz w:val="24"/>
          <w:szCs w:val="24"/>
        </w:rPr>
        <w:t xml:space="preserve"> price,</w:t>
      </w:r>
      <w:r w:rsidR="7C607814" w:rsidRPr="009A46D7">
        <w:rPr>
          <w:rFonts w:ascii="Arial" w:eastAsia="Arial" w:hAnsi="Arial" w:cs="Arial"/>
          <w:color w:val="000000" w:themeColor="text1"/>
          <w:sz w:val="24"/>
          <w:szCs w:val="24"/>
        </w:rPr>
        <w:t xml:space="preserve"> </w:t>
      </w:r>
      <w:r w:rsidR="5732DD8D" w:rsidRPr="009A46D7">
        <w:rPr>
          <w:rFonts w:ascii="Arial" w:eastAsia="Arial" w:hAnsi="Arial" w:cs="Arial"/>
          <w:color w:val="000000" w:themeColor="text1"/>
          <w:sz w:val="24"/>
          <w:szCs w:val="24"/>
        </w:rPr>
        <w:t xml:space="preserve">wine and cocktail list, </w:t>
      </w:r>
      <w:r w:rsidRPr="009A46D7">
        <w:rPr>
          <w:rFonts w:ascii="Arial" w:eastAsia="Arial" w:hAnsi="Arial" w:cs="Arial"/>
          <w:color w:val="000000" w:themeColor="text1"/>
          <w:sz w:val="24"/>
          <w:szCs w:val="24"/>
        </w:rPr>
        <w:t xml:space="preserve">steak variety, </w:t>
      </w:r>
      <w:r w:rsidR="7C607814" w:rsidRPr="009A46D7">
        <w:rPr>
          <w:rFonts w:ascii="Arial" w:eastAsia="Arial" w:hAnsi="Arial" w:cs="Arial"/>
          <w:color w:val="000000" w:themeColor="text1"/>
          <w:sz w:val="24"/>
          <w:szCs w:val="24"/>
        </w:rPr>
        <w:t xml:space="preserve">and dining </w:t>
      </w:r>
      <w:r w:rsidRPr="009A46D7">
        <w:rPr>
          <w:rFonts w:ascii="Arial" w:eastAsia="Arial" w:hAnsi="Arial" w:cs="Arial"/>
          <w:color w:val="000000" w:themeColor="text1"/>
          <w:sz w:val="24"/>
          <w:szCs w:val="24"/>
        </w:rPr>
        <w:t xml:space="preserve">atmosphere, </w:t>
      </w:r>
      <w:r w:rsidR="7C607814" w:rsidRPr="009A46D7">
        <w:rPr>
          <w:rFonts w:ascii="Arial" w:eastAsia="Arial" w:hAnsi="Arial" w:cs="Arial"/>
          <w:color w:val="000000" w:themeColor="text1"/>
          <w:sz w:val="24"/>
          <w:szCs w:val="24"/>
        </w:rPr>
        <w:t>along</w:t>
      </w:r>
      <w:r w:rsidR="000F0AC5">
        <w:rPr>
          <w:rFonts w:ascii="Arial" w:eastAsia="Arial" w:hAnsi="Arial" w:cs="Arial"/>
          <w:color w:val="000000" w:themeColor="text1"/>
          <w:sz w:val="24"/>
          <w:szCs w:val="24"/>
        </w:rPr>
        <w:t xml:space="preserve"> with</w:t>
      </w:r>
      <w:r w:rsidR="7C607814" w:rsidRPr="009A46D7">
        <w:rPr>
          <w:rFonts w:ascii="Arial" w:eastAsia="Arial" w:hAnsi="Arial" w:cs="Arial"/>
          <w:color w:val="000000" w:themeColor="text1"/>
          <w:sz w:val="24"/>
          <w:szCs w:val="24"/>
        </w:rPr>
        <w:t xml:space="preserve"> demographic data such as age, income, and education.</w:t>
      </w:r>
      <w:r w:rsidRPr="009A46D7">
        <w:rPr>
          <w:rFonts w:ascii="Arial" w:eastAsia="Arial" w:hAnsi="Arial" w:cs="Arial"/>
          <w:sz w:val="24"/>
          <w:szCs w:val="24"/>
        </w:rPr>
        <w:t xml:space="preserve"> By analyzing survey responses through cluster analysis, </w:t>
      </w:r>
      <w:r w:rsidR="005A6A66">
        <w:rPr>
          <w:rFonts w:ascii="Arial" w:eastAsia="Arial" w:hAnsi="Arial" w:cs="Arial"/>
          <w:sz w:val="24"/>
          <w:szCs w:val="24"/>
        </w:rPr>
        <w:t xml:space="preserve">the </w:t>
      </w:r>
      <w:r w:rsidRPr="009A46D7">
        <w:rPr>
          <w:rFonts w:ascii="Arial" w:eastAsia="Arial" w:hAnsi="Arial" w:cs="Arial"/>
          <w:sz w:val="24"/>
          <w:szCs w:val="24"/>
        </w:rPr>
        <w:t>target audience’s specific preferences</w:t>
      </w:r>
      <w:r w:rsidR="007470A7" w:rsidRPr="009A46D7">
        <w:rPr>
          <w:rFonts w:ascii="Arial" w:eastAsia="Arial" w:hAnsi="Arial" w:cs="Arial"/>
          <w:sz w:val="24"/>
          <w:szCs w:val="24"/>
        </w:rPr>
        <w:t xml:space="preserve"> </w:t>
      </w:r>
      <w:r w:rsidR="005A6A66">
        <w:rPr>
          <w:rFonts w:ascii="Arial" w:eastAsia="Arial" w:hAnsi="Arial" w:cs="Arial"/>
          <w:sz w:val="24"/>
          <w:szCs w:val="24"/>
        </w:rPr>
        <w:t xml:space="preserve">can be understood </w:t>
      </w:r>
      <w:r w:rsidR="007470A7" w:rsidRPr="009A46D7">
        <w:rPr>
          <w:rFonts w:ascii="Arial" w:eastAsia="Arial" w:hAnsi="Arial" w:cs="Arial"/>
          <w:sz w:val="24"/>
          <w:szCs w:val="24"/>
        </w:rPr>
        <w:t>and identif</w:t>
      </w:r>
      <w:r w:rsidR="005A6A66">
        <w:rPr>
          <w:rFonts w:ascii="Arial" w:eastAsia="Arial" w:hAnsi="Arial" w:cs="Arial"/>
          <w:sz w:val="24"/>
          <w:szCs w:val="24"/>
        </w:rPr>
        <w:t>ied</w:t>
      </w:r>
      <w:r w:rsidR="00463E25">
        <w:rPr>
          <w:rFonts w:ascii="Arial" w:eastAsia="Arial" w:hAnsi="Arial" w:cs="Arial"/>
          <w:sz w:val="24"/>
          <w:szCs w:val="24"/>
        </w:rPr>
        <w:t xml:space="preserve"> through</w:t>
      </w:r>
      <w:r w:rsidR="007470A7" w:rsidRPr="009A46D7">
        <w:rPr>
          <w:rFonts w:ascii="Arial" w:eastAsia="Arial" w:hAnsi="Arial" w:cs="Arial"/>
          <w:sz w:val="24"/>
          <w:szCs w:val="24"/>
        </w:rPr>
        <w:t xml:space="preserve"> three </w:t>
      </w:r>
      <w:r w:rsidR="00630884">
        <w:rPr>
          <w:rFonts w:ascii="Arial" w:eastAsia="Arial" w:hAnsi="Arial" w:cs="Arial"/>
          <w:sz w:val="24"/>
          <w:szCs w:val="24"/>
        </w:rPr>
        <w:t xml:space="preserve">distinct </w:t>
      </w:r>
      <w:r w:rsidR="007470A7" w:rsidRPr="009A46D7">
        <w:rPr>
          <w:rFonts w:ascii="Arial" w:eastAsia="Arial" w:hAnsi="Arial" w:cs="Arial"/>
          <w:sz w:val="24"/>
          <w:szCs w:val="24"/>
        </w:rPr>
        <w:t>customer segments</w:t>
      </w:r>
      <w:r w:rsidR="00A526BD" w:rsidRPr="009A46D7">
        <w:rPr>
          <w:rFonts w:ascii="Arial" w:eastAsia="Arial" w:hAnsi="Arial" w:cs="Arial"/>
          <w:sz w:val="24"/>
          <w:szCs w:val="24"/>
        </w:rPr>
        <w:t>.</w:t>
      </w:r>
    </w:p>
    <w:p w14:paraId="2458E948" w14:textId="031AC25B" w:rsidR="00CD7528" w:rsidRPr="009A46D7" w:rsidRDefault="5C9F3248" w:rsidP="15CC4AF0">
      <w:pPr>
        <w:pStyle w:val="ListParagraph"/>
        <w:numPr>
          <w:ilvl w:val="0"/>
          <w:numId w:val="30"/>
        </w:numPr>
        <w:spacing w:after="0" w:line="240" w:lineRule="auto"/>
        <w:rPr>
          <w:rFonts w:ascii="Arial" w:eastAsia="Arial" w:hAnsi="Arial" w:cs="Arial"/>
          <w:sz w:val="24"/>
          <w:szCs w:val="24"/>
        </w:rPr>
      </w:pPr>
      <w:r w:rsidRPr="009A46D7">
        <w:rPr>
          <w:rFonts w:ascii="Arial" w:eastAsia="Arial" w:hAnsi="Arial" w:cs="Arial"/>
          <w:b/>
          <w:bCs/>
          <w:sz w:val="24"/>
          <w:szCs w:val="24"/>
        </w:rPr>
        <w:t>Sentiment Analysis:</w:t>
      </w:r>
      <w:r w:rsidRPr="009A46D7">
        <w:rPr>
          <w:rFonts w:ascii="Arial" w:eastAsia="Arial" w:hAnsi="Arial" w:cs="Arial"/>
          <w:sz w:val="24"/>
          <w:szCs w:val="24"/>
        </w:rPr>
        <w:t xml:space="preserve"> </w:t>
      </w:r>
      <w:r w:rsidR="0082741C" w:rsidRPr="009A46D7">
        <w:rPr>
          <w:rFonts w:ascii="Arial" w:eastAsia="Arial" w:hAnsi="Arial" w:cs="Arial"/>
          <w:sz w:val="24"/>
          <w:szCs w:val="24"/>
        </w:rPr>
        <w:t xml:space="preserve">Using sentiment analysis, </w:t>
      </w:r>
      <w:r w:rsidR="00463E25">
        <w:rPr>
          <w:rFonts w:ascii="Arial" w:eastAsia="Arial" w:hAnsi="Arial" w:cs="Arial"/>
          <w:sz w:val="24"/>
          <w:szCs w:val="24"/>
        </w:rPr>
        <w:t>the</w:t>
      </w:r>
      <w:r w:rsidR="0082741C" w:rsidRPr="009A46D7">
        <w:rPr>
          <w:rFonts w:ascii="Arial" w:eastAsia="Arial" w:hAnsi="Arial" w:cs="Arial"/>
          <w:sz w:val="24"/>
          <w:szCs w:val="24"/>
        </w:rPr>
        <w:t xml:space="preserve"> reviews from Open Table and Yelp</w:t>
      </w:r>
      <w:r w:rsidR="00463E25">
        <w:rPr>
          <w:rFonts w:ascii="Arial" w:eastAsia="Arial" w:hAnsi="Arial" w:cs="Arial"/>
          <w:sz w:val="24"/>
          <w:szCs w:val="24"/>
        </w:rPr>
        <w:t xml:space="preserve"> will be evaluated</w:t>
      </w:r>
      <w:r w:rsidR="0082741C" w:rsidRPr="009A46D7">
        <w:rPr>
          <w:rFonts w:ascii="Arial" w:eastAsia="Arial" w:hAnsi="Arial" w:cs="Arial"/>
          <w:sz w:val="24"/>
          <w:szCs w:val="24"/>
        </w:rPr>
        <w:t xml:space="preserve"> to understand guest sentiments toward Fleming's Steakhouse, identifying key themes, keywords, and trends. </w:t>
      </w:r>
      <w:r w:rsidR="007426DD">
        <w:rPr>
          <w:rFonts w:ascii="Arial" w:eastAsia="Arial" w:hAnsi="Arial" w:cs="Arial"/>
          <w:sz w:val="24"/>
          <w:szCs w:val="24"/>
        </w:rPr>
        <w:t>Through</w:t>
      </w:r>
      <w:r w:rsidR="0082741C" w:rsidRPr="009A46D7">
        <w:rPr>
          <w:rFonts w:ascii="Arial" w:eastAsia="Arial" w:hAnsi="Arial" w:cs="Arial"/>
          <w:sz w:val="24"/>
          <w:szCs w:val="24"/>
        </w:rPr>
        <w:t xml:space="preserve"> comparing Fleming's reviews </w:t>
      </w:r>
      <w:r w:rsidR="00E11711">
        <w:rPr>
          <w:rFonts w:ascii="Arial" w:eastAsia="Arial" w:hAnsi="Arial" w:cs="Arial"/>
          <w:sz w:val="24"/>
          <w:szCs w:val="24"/>
        </w:rPr>
        <w:t>with its</w:t>
      </w:r>
      <w:r w:rsidR="0082741C" w:rsidRPr="009A46D7">
        <w:rPr>
          <w:rFonts w:ascii="Arial" w:eastAsia="Arial" w:hAnsi="Arial" w:cs="Arial"/>
          <w:sz w:val="24"/>
          <w:szCs w:val="24"/>
        </w:rPr>
        <w:t xml:space="preserve"> competitors</w:t>
      </w:r>
      <w:r w:rsidR="00F16422">
        <w:rPr>
          <w:rFonts w:ascii="Arial" w:eastAsia="Arial" w:hAnsi="Arial" w:cs="Arial"/>
          <w:sz w:val="24"/>
          <w:szCs w:val="24"/>
        </w:rPr>
        <w:t>’</w:t>
      </w:r>
      <w:r w:rsidR="0082741C" w:rsidRPr="009A46D7">
        <w:rPr>
          <w:rFonts w:ascii="Arial" w:eastAsia="Arial" w:hAnsi="Arial" w:cs="Arial"/>
          <w:sz w:val="24"/>
          <w:szCs w:val="24"/>
        </w:rPr>
        <w:t xml:space="preserve">, insights </w:t>
      </w:r>
      <w:r w:rsidR="003C5BE8">
        <w:rPr>
          <w:rFonts w:ascii="Arial" w:eastAsia="Arial" w:hAnsi="Arial" w:cs="Arial"/>
          <w:sz w:val="24"/>
          <w:szCs w:val="24"/>
        </w:rPr>
        <w:t>can be</w:t>
      </w:r>
      <w:r w:rsidR="00463E25">
        <w:rPr>
          <w:rFonts w:ascii="Arial" w:eastAsia="Arial" w:hAnsi="Arial" w:cs="Arial"/>
          <w:sz w:val="24"/>
          <w:szCs w:val="24"/>
        </w:rPr>
        <w:t xml:space="preserve"> gained about</w:t>
      </w:r>
      <w:r w:rsidR="0082741C" w:rsidRPr="009A46D7">
        <w:rPr>
          <w:rFonts w:ascii="Arial" w:eastAsia="Arial" w:hAnsi="Arial" w:cs="Arial"/>
          <w:sz w:val="24"/>
          <w:szCs w:val="24"/>
        </w:rPr>
        <w:t xml:space="preserve"> customer experiences and preferences</w:t>
      </w:r>
      <w:r w:rsidR="00F16422">
        <w:rPr>
          <w:rFonts w:ascii="Arial" w:eastAsia="Arial" w:hAnsi="Arial" w:cs="Arial"/>
          <w:sz w:val="24"/>
          <w:szCs w:val="24"/>
        </w:rPr>
        <w:t xml:space="preserve"> in the fine dining steakhouse category</w:t>
      </w:r>
      <w:r w:rsidR="0082741C" w:rsidRPr="009A46D7">
        <w:rPr>
          <w:rFonts w:ascii="Arial" w:eastAsia="Arial" w:hAnsi="Arial" w:cs="Arial"/>
          <w:sz w:val="24"/>
          <w:szCs w:val="24"/>
        </w:rPr>
        <w:t>.</w:t>
      </w:r>
    </w:p>
    <w:p w14:paraId="2E8DD01A" w14:textId="61721486" w:rsidR="00CD7528" w:rsidRPr="009A46D7" w:rsidRDefault="00CD7528" w:rsidP="15CC4AF0">
      <w:pPr>
        <w:pStyle w:val="ListParagraph"/>
        <w:numPr>
          <w:ilvl w:val="0"/>
          <w:numId w:val="30"/>
        </w:numPr>
        <w:spacing w:after="0" w:line="240" w:lineRule="auto"/>
        <w:rPr>
          <w:rFonts w:ascii="Arial" w:eastAsia="Arial" w:hAnsi="Arial" w:cs="Arial"/>
          <w:sz w:val="24"/>
          <w:szCs w:val="24"/>
        </w:rPr>
      </w:pPr>
      <w:r w:rsidRPr="009A46D7">
        <w:rPr>
          <w:rFonts w:ascii="Arial" w:hAnsi="Arial" w:cs="Arial"/>
          <w:b/>
          <w:bCs/>
          <w:sz w:val="24"/>
          <w:szCs w:val="24"/>
        </w:rPr>
        <w:t xml:space="preserve">Perceptual Maps: </w:t>
      </w:r>
      <w:r w:rsidR="003C5BE8">
        <w:rPr>
          <w:rFonts w:ascii="Arial" w:eastAsia="Arial" w:hAnsi="Arial" w:cs="Arial"/>
          <w:sz w:val="24"/>
          <w:szCs w:val="24"/>
        </w:rPr>
        <w:t>Perceptual</w:t>
      </w:r>
      <w:r w:rsidRPr="009A46D7">
        <w:rPr>
          <w:rFonts w:ascii="Arial" w:eastAsia="Arial" w:hAnsi="Arial" w:cs="Arial"/>
          <w:sz w:val="24"/>
          <w:szCs w:val="24"/>
        </w:rPr>
        <w:t xml:space="preserve"> maps </w:t>
      </w:r>
      <w:r w:rsidR="003C5BE8">
        <w:rPr>
          <w:rFonts w:ascii="Arial" w:eastAsia="Arial" w:hAnsi="Arial" w:cs="Arial"/>
          <w:sz w:val="24"/>
          <w:szCs w:val="24"/>
        </w:rPr>
        <w:t xml:space="preserve">were used </w:t>
      </w:r>
      <w:r w:rsidRPr="009A46D7">
        <w:rPr>
          <w:rFonts w:ascii="Arial" w:eastAsia="Arial" w:hAnsi="Arial" w:cs="Arial"/>
          <w:sz w:val="24"/>
          <w:szCs w:val="24"/>
        </w:rPr>
        <w:t xml:space="preserve">to see how Fleming's Steakhouse compares to other high-end steakhouses in Tampa regarding steak variety, atmosphere, service quality, </w:t>
      </w:r>
      <w:r w:rsidR="00694C9B">
        <w:rPr>
          <w:rFonts w:ascii="Arial" w:eastAsia="Arial" w:hAnsi="Arial" w:cs="Arial"/>
          <w:sz w:val="24"/>
          <w:szCs w:val="24"/>
        </w:rPr>
        <w:t>wine and cock</w:t>
      </w:r>
      <w:r w:rsidR="00DC014B">
        <w:rPr>
          <w:rFonts w:ascii="Arial" w:eastAsia="Arial" w:hAnsi="Arial" w:cs="Arial"/>
          <w:sz w:val="24"/>
          <w:szCs w:val="24"/>
        </w:rPr>
        <w:t xml:space="preserve">tail list, </w:t>
      </w:r>
      <w:r w:rsidRPr="009A46D7">
        <w:rPr>
          <w:rFonts w:ascii="Arial" w:eastAsia="Arial" w:hAnsi="Arial" w:cs="Arial"/>
          <w:sz w:val="24"/>
          <w:szCs w:val="24"/>
        </w:rPr>
        <w:t xml:space="preserve">and price. This visual comparison helps us spot where Fleming's stands out and where it might need improvement. </w:t>
      </w:r>
      <w:r w:rsidR="45F72C10" w:rsidRPr="62BE0AF2">
        <w:rPr>
          <w:rFonts w:ascii="Arial" w:eastAsia="Arial" w:hAnsi="Arial" w:cs="Arial"/>
          <w:sz w:val="24"/>
          <w:szCs w:val="24"/>
        </w:rPr>
        <w:t>T</w:t>
      </w:r>
      <w:r w:rsidRPr="62BE0AF2">
        <w:rPr>
          <w:rFonts w:ascii="Arial" w:eastAsia="Arial" w:hAnsi="Arial" w:cs="Arial"/>
          <w:sz w:val="24"/>
          <w:szCs w:val="24"/>
        </w:rPr>
        <w:t xml:space="preserve">hese </w:t>
      </w:r>
      <w:r w:rsidR="2D0179E7" w:rsidRPr="62BE0AF2">
        <w:rPr>
          <w:rFonts w:ascii="Arial" w:eastAsia="Arial" w:hAnsi="Arial" w:cs="Arial"/>
          <w:sz w:val="24"/>
          <w:szCs w:val="24"/>
        </w:rPr>
        <w:t>insights</w:t>
      </w:r>
      <w:r w:rsidR="2D0179E7">
        <w:t xml:space="preserve"> </w:t>
      </w:r>
      <w:r w:rsidR="2D0179E7" w:rsidRPr="62BE0AF2">
        <w:rPr>
          <w:rFonts w:ascii="Arial" w:eastAsia="Arial" w:hAnsi="Arial" w:cs="Arial"/>
          <w:sz w:val="24"/>
          <w:szCs w:val="24"/>
        </w:rPr>
        <w:t>suggest Fleming’s should enhance its service quality and menu variety while maintaining its strong reputation for ambiance and value.</w:t>
      </w:r>
    </w:p>
    <w:p w14:paraId="309EFCA4" w14:textId="77777777" w:rsidR="0082741C" w:rsidRPr="009A46D7" w:rsidRDefault="0082741C" w:rsidP="009A46D7">
      <w:pPr>
        <w:spacing w:after="0" w:line="240" w:lineRule="auto"/>
        <w:rPr>
          <w:rFonts w:ascii="Arial" w:eastAsia="Arial" w:hAnsi="Arial" w:cs="Arial"/>
          <w:b/>
          <w:bCs/>
          <w:sz w:val="24"/>
          <w:szCs w:val="24"/>
        </w:rPr>
      </w:pPr>
    </w:p>
    <w:p w14:paraId="10A4FBB4" w14:textId="1760ACE0" w:rsidR="00CD7528" w:rsidRPr="009A46D7" w:rsidRDefault="42DE94DE" w:rsidP="7340B2F5">
      <w:pPr>
        <w:spacing w:after="0" w:line="240" w:lineRule="auto"/>
        <w:rPr>
          <w:rFonts w:ascii="Arial" w:eastAsia="Arial" w:hAnsi="Arial" w:cs="Arial"/>
          <w:sz w:val="24"/>
          <w:szCs w:val="24"/>
        </w:rPr>
      </w:pPr>
      <w:r w:rsidRPr="62BE0AF2">
        <w:rPr>
          <w:rFonts w:ascii="Arial" w:eastAsia="Arial" w:hAnsi="Arial" w:cs="Arial"/>
          <w:sz w:val="24"/>
          <w:szCs w:val="24"/>
        </w:rPr>
        <w:t>Fleming’s stands out for its affordability and ambiance but falls behind competitors like Ruth’s Chris in s</w:t>
      </w:r>
      <w:r w:rsidR="68E689FE" w:rsidRPr="62BE0AF2">
        <w:rPr>
          <w:rFonts w:ascii="Arial" w:eastAsia="Arial" w:hAnsi="Arial" w:cs="Arial"/>
          <w:sz w:val="24"/>
          <w:szCs w:val="24"/>
        </w:rPr>
        <w:t>ervice</w:t>
      </w:r>
      <w:r w:rsidRPr="62BE0AF2">
        <w:rPr>
          <w:rFonts w:ascii="Arial" w:eastAsia="Arial" w:hAnsi="Arial" w:cs="Arial"/>
          <w:sz w:val="24"/>
          <w:szCs w:val="24"/>
        </w:rPr>
        <w:t xml:space="preserve"> quality and Ocean Prime in menu variety. Customers value the atmosphere and trust the brand but have raised concerns about slow service and noise levels. To address these issues, Fleming’s should improve service speed and create a quieter, more comfortable environment for specific customers.</w:t>
      </w:r>
      <w:r w:rsidR="55B6D2E7" w:rsidRPr="62BE0AF2">
        <w:rPr>
          <w:rFonts w:ascii="Arial" w:eastAsia="Arial" w:hAnsi="Arial" w:cs="Arial"/>
          <w:sz w:val="24"/>
          <w:szCs w:val="24"/>
        </w:rPr>
        <w:t xml:space="preserve"> Flemings can focus on creating tailored strategies for each group identified th</w:t>
      </w:r>
      <w:r w:rsidR="735EE5CA" w:rsidRPr="62BE0AF2">
        <w:rPr>
          <w:rFonts w:ascii="Arial" w:eastAsia="Arial" w:hAnsi="Arial" w:cs="Arial"/>
          <w:sz w:val="24"/>
          <w:szCs w:val="24"/>
        </w:rPr>
        <w:t>rough segmentation analysis to ensure customers' needs are satisfied</w:t>
      </w:r>
      <w:r w:rsidR="4D05F700" w:rsidRPr="62BE0AF2">
        <w:rPr>
          <w:rFonts w:ascii="Arial" w:eastAsia="Arial" w:hAnsi="Arial" w:cs="Arial"/>
          <w:sz w:val="24"/>
          <w:szCs w:val="24"/>
        </w:rPr>
        <w:t>.</w:t>
      </w:r>
      <w:r w:rsidR="735EE5CA" w:rsidRPr="62BE0AF2">
        <w:rPr>
          <w:rFonts w:ascii="Arial" w:eastAsia="Arial" w:hAnsi="Arial" w:cs="Arial"/>
          <w:sz w:val="24"/>
          <w:szCs w:val="24"/>
        </w:rPr>
        <w:t xml:space="preserve"> Additionally</w:t>
      </w:r>
      <w:r w:rsidRPr="62BE0AF2">
        <w:rPr>
          <w:rFonts w:ascii="Arial" w:eastAsia="Arial" w:hAnsi="Arial" w:cs="Arial"/>
          <w:sz w:val="24"/>
          <w:szCs w:val="24"/>
        </w:rPr>
        <w:t>, enhancing steak offerings and diversifying the menu will help Fleming’s better compete and meet customer expectations.</w:t>
      </w:r>
    </w:p>
    <w:p w14:paraId="71D1875A" w14:textId="77777777" w:rsidR="009A46D7" w:rsidRDefault="009A46D7" w:rsidP="009A46D7">
      <w:pPr>
        <w:spacing w:after="0" w:line="240" w:lineRule="auto"/>
        <w:rPr>
          <w:rFonts w:ascii="Arial" w:eastAsia="Arial" w:hAnsi="Arial" w:cs="Arial"/>
          <w:sz w:val="24"/>
          <w:szCs w:val="24"/>
        </w:rPr>
      </w:pPr>
    </w:p>
    <w:p w14:paraId="47D2BFF0" w14:textId="3D7FFEBA" w:rsidR="15CC4AF0" w:rsidRDefault="15CC4AF0" w:rsidP="15CC4AF0">
      <w:pPr>
        <w:spacing w:after="0" w:line="240" w:lineRule="auto"/>
        <w:rPr>
          <w:rFonts w:ascii="Arial" w:eastAsia="Arial" w:hAnsi="Arial" w:cs="Arial"/>
          <w:sz w:val="24"/>
          <w:szCs w:val="24"/>
        </w:rPr>
      </w:pPr>
    </w:p>
    <w:p w14:paraId="0AF7E1BE" w14:textId="4932EDDA" w:rsidR="15CC4AF0" w:rsidRDefault="15CC4AF0" w:rsidP="15CC4AF0">
      <w:pPr>
        <w:spacing w:after="0" w:line="240" w:lineRule="auto"/>
        <w:rPr>
          <w:rFonts w:ascii="Arial" w:eastAsia="Arial" w:hAnsi="Arial" w:cs="Arial"/>
          <w:sz w:val="24"/>
          <w:szCs w:val="24"/>
        </w:rPr>
      </w:pPr>
    </w:p>
    <w:p w14:paraId="0BC7F38D" w14:textId="77777777" w:rsidR="00AB45F4" w:rsidRDefault="00AB45F4" w:rsidP="009A46D7">
      <w:pPr>
        <w:spacing w:after="0" w:line="240" w:lineRule="auto"/>
        <w:rPr>
          <w:rFonts w:ascii="Arial" w:hAnsi="Arial" w:cs="Arial"/>
          <w:b/>
          <w:bCs/>
          <w:color w:val="C00000"/>
          <w:sz w:val="24"/>
          <w:szCs w:val="24"/>
          <w:u w:val="single"/>
        </w:rPr>
      </w:pPr>
    </w:p>
    <w:p w14:paraId="7BD49C7C" w14:textId="20F1A848" w:rsidR="00E37B93" w:rsidRPr="006A3DE8" w:rsidRDefault="5C9F3248" w:rsidP="009A46D7">
      <w:pPr>
        <w:spacing w:after="0" w:line="240" w:lineRule="auto"/>
        <w:rPr>
          <w:rFonts w:ascii="Arial" w:hAnsi="Arial" w:cs="Arial"/>
          <w:b/>
          <w:bCs/>
          <w:color w:val="C00000"/>
          <w:sz w:val="24"/>
          <w:szCs w:val="24"/>
          <w:u w:val="single"/>
        </w:rPr>
      </w:pPr>
      <w:r w:rsidRPr="5C9F3248">
        <w:rPr>
          <w:rFonts w:ascii="Arial" w:hAnsi="Arial" w:cs="Arial"/>
          <w:b/>
          <w:bCs/>
          <w:color w:val="C00000"/>
          <w:sz w:val="24"/>
          <w:szCs w:val="24"/>
          <w:u w:val="single"/>
        </w:rPr>
        <w:lastRenderedPageBreak/>
        <w:t>Industry Background:</w:t>
      </w:r>
    </w:p>
    <w:p w14:paraId="791BDB3C" w14:textId="77777777" w:rsidR="00E37B93" w:rsidRPr="00F01513" w:rsidRDefault="00E37B93" w:rsidP="009A46D7">
      <w:pPr>
        <w:spacing w:after="0" w:line="240" w:lineRule="auto"/>
        <w:rPr>
          <w:rFonts w:ascii="Arial" w:hAnsi="Arial" w:cs="Arial"/>
          <w:b/>
          <w:sz w:val="24"/>
          <w:szCs w:val="24"/>
          <w:u w:val="single"/>
        </w:rPr>
      </w:pPr>
    </w:p>
    <w:p w14:paraId="1682E581" w14:textId="3DE2D185" w:rsidR="00E37B93" w:rsidRPr="009101EF" w:rsidRDefault="00E37B93" w:rsidP="009A46D7">
      <w:pPr>
        <w:spacing w:line="240" w:lineRule="auto"/>
        <w:rPr>
          <w:rFonts w:ascii="Arial" w:hAnsi="Arial" w:cs="Arial"/>
          <w:sz w:val="24"/>
          <w:szCs w:val="24"/>
        </w:rPr>
      </w:pPr>
      <w:r w:rsidRPr="009101EF">
        <w:rPr>
          <w:rFonts w:ascii="Arial" w:hAnsi="Arial" w:cs="Arial"/>
          <w:sz w:val="24"/>
          <w:szCs w:val="24"/>
        </w:rPr>
        <w:t>According to IBISWorld</w:t>
      </w:r>
      <w:r>
        <w:rPr>
          <w:rFonts w:ascii="Arial" w:hAnsi="Arial" w:cs="Arial"/>
          <w:sz w:val="24"/>
          <w:szCs w:val="24"/>
        </w:rPr>
        <w:t xml:space="preserve"> 2024</w:t>
      </w:r>
      <w:r w:rsidRPr="009101EF">
        <w:rPr>
          <w:rFonts w:ascii="Arial" w:hAnsi="Arial" w:cs="Arial"/>
          <w:sz w:val="24"/>
          <w:szCs w:val="24"/>
        </w:rPr>
        <w:t xml:space="preserve">, the premium steak restaurant industry </w:t>
      </w:r>
      <w:r w:rsidR="00474F87">
        <w:rPr>
          <w:rFonts w:ascii="Arial" w:hAnsi="Arial" w:cs="Arial"/>
          <w:sz w:val="24"/>
          <w:szCs w:val="24"/>
        </w:rPr>
        <w:t>consists of</w:t>
      </w:r>
      <w:r w:rsidRPr="009101EF">
        <w:rPr>
          <w:rFonts w:ascii="Arial" w:hAnsi="Arial" w:cs="Arial"/>
          <w:sz w:val="24"/>
          <w:szCs w:val="24"/>
        </w:rPr>
        <w:t xml:space="preserve"> high-end dining establishments that average $50.00 or more </w:t>
      </w:r>
      <w:r w:rsidR="00474F87">
        <w:rPr>
          <w:rFonts w:ascii="Arial" w:hAnsi="Arial" w:cs="Arial"/>
          <w:sz w:val="24"/>
          <w:szCs w:val="24"/>
        </w:rPr>
        <w:t xml:space="preserve">per </w:t>
      </w:r>
      <w:r w:rsidRPr="009101EF">
        <w:rPr>
          <w:rFonts w:ascii="Arial" w:hAnsi="Arial" w:cs="Arial"/>
          <w:sz w:val="24"/>
          <w:szCs w:val="24"/>
        </w:rPr>
        <w:t>customer</w:t>
      </w:r>
      <w:r>
        <w:rPr>
          <w:rFonts w:ascii="Arial" w:hAnsi="Arial" w:cs="Arial"/>
          <w:sz w:val="24"/>
          <w:szCs w:val="24"/>
        </w:rPr>
        <w:t xml:space="preserve">. </w:t>
      </w:r>
      <w:r w:rsidRPr="009101EF">
        <w:rPr>
          <w:rFonts w:ascii="Arial" w:hAnsi="Arial" w:cs="Arial"/>
          <w:sz w:val="24"/>
          <w:szCs w:val="24"/>
        </w:rPr>
        <w:t>The main task for these restaurants is to provide their customers with a memorable</w:t>
      </w:r>
      <w:r w:rsidR="00932287">
        <w:rPr>
          <w:rFonts w:ascii="Arial" w:hAnsi="Arial" w:cs="Arial"/>
          <w:sz w:val="24"/>
          <w:szCs w:val="24"/>
        </w:rPr>
        <w:t>,</w:t>
      </w:r>
      <w:r w:rsidRPr="009101EF">
        <w:rPr>
          <w:rFonts w:ascii="Arial" w:hAnsi="Arial" w:cs="Arial"/>
          <w:sz w:val="24"/>
          <w:szCs w:val="24"/>
        </w:rPr>
        <w:t xml:space="preserve"> </w:t>
      </w:r>
      <w:r w:rsidR="00932287">
        <w:rPr>
          <w:rFonts w:ascii="Arial" w:hAnsi="Arial" w:cs="Arial"/>
          <w:sz w:val="24"/>
          <w:szCs w:val="24"/>
        </w:rPr>
        <w:t>luxury</w:t>
      </w:r>
      <w:r w:rsidRPr="009101EF">
        <w:rPr>
          <w:rFonts w:ascii="Arial" w:hAnsi="Arial" w:cs="Arial"/>
          <w:sz w:val="24"/>
          <w:szCs w:val="24"/>
        </w:rPr>
        <w:t xml:space="preserve"> experience. </w:t>
      </w:r>
      <w:r w:rsidR="00932287">
        <w:rPr>
          <w:rFonts w:ascii="Arial" w:hAnsi="Arial" w:cs="Arial"/>
          <w:sz w:val="24"/>
          <w:szCs w:val="24"/>
        </w:rPr>
        <w:t>Because this industry is</w:t>
      </w:r>
      <w:r w:rsidRPr="009101EF">
        <w:rPr>
          <w:rFonts w:ascii="Arial" w:hAnsi="Arial" w:cs="Arial"/>
          <w:sz w:val="24"/>
          <w:szCs w:val="24"/>
        </w:rPr>
        <w:t xml:space="preserve"> high-end and </w:t>
      </w:r>
      <w:r w:rsidR="00932287">
        <w:rPr>
          <w:rFonts w:ascii="Arial" w:hAnsi="Arial" w:cs="Arial"/>
          <w:sz w:val="24"/>
          <w:szCs w:val="24"/>
        </w:rPr>
        <w:t>provides</w:t>
      </w:r>
      <w:r w:rsidRPr="009101EF">
        <w:rPr>
          <w:rFonts w:ascii="Arial" w:hAnsi="Arial" w:cs="Arial"/>
          <w:sz w:val="24"/>
          <w:szCs w:val="24"/>
        </w:rPr>
        <w:t xml:space="preserve"> the highest quality</w:t>
      </w:r>
      <w:r w:rsidR="00932287">
        <w:rPr>
          <w:rFonts w:ascii="Arial" w:hAnsi="Arial" w:cs="Arial"/>
          <w:sz w:val="24"/>
          <w:szCs w:val="24"/>
        </w:rPr>
        <w:t xml:space="preserve"> of food</w:t>
      </w:r>
      <w:r w:rsidRPr="009101EF">
        <w:rPr>
          <w:rFonts w:ascii="Arial" w:hAnsi="Arial" w:cs="Arial"/>
          <w:sz w:val="24"/>
          <w:szCs w:val="24"/>
        </w:rPr>
        <w:t xml:space="preserve">, households who </w:t>
      </w:r>
      <w:r w:rsidR="00932287">
        <w:rPr>
          <w:rFonts w:ascii="Arial" w:hAnsi="Arial" w:cs="Arial"/>
          <w:sz w:val="24"/>
          <w:szCs w:val="24"/>
        </w:rPr>
        <w:t>dine</w:t>
      </w:r>
      <w:r w:rsidRPr="009101EF">
        <w:rPr>
          <w:rFonts w:ascii="Arial" w:hAnsi="Arial" w:cs="Arial"/>
          <w:sz w:val="24"/>
          <w:szCs w:val="24"/>
        </w:rPr>
        <w:t xml:space="preserve"> </w:t>
      </w:r>
      <w:r w:rsidR="00932287">
        <w:rPr>
          <w:rFonts w:ascii="Arial" w:hAnsi="Arial" w:cs="Arial"/>
          <w:sz w:val="24"/>
          <w:szCs w:val="24"/>
        </w:rPr>
        <w:t>in this category</w:t>
      </w:r>
      <w:r w:rsidRPr="009101EF">
        <w:rPr>
          <w:rFonts w:ascii="Arial" w:hAnsi="Arial" w:cs="Arial"/>
          <w:sz w:val="24"/>
          <w:szCs w:val="24"/>
        </w:rPr>
        <w:t xml:space="preserve"> are earning more than $100,00</w:t>
      </w:r>
      <w:r w:rsidR="00932287">
        <w:rPr>
          <w:rFonts w:ascii="Arial" w:hAnsi="Arial" w:cs="Arial"/>
          <w:sz w:val="24"/>
          <w:szCs w:val="24"/>
        </w:rPr>
        <w:t>0</w:t>
      </w:r>
      <w:r w:rsidRPr="009101EF">
        <w:rPr>
          <w:rFonts w:ascii="Arial" w:hAnsi="Arial" w:cs="Arial"/>
          <w:sz w:val="24"/>
          <w:szCs w:val="24"/>
        </w:rPr>
        <w:t xml:space="preserve"> a year. Another prominent segment within the industry is consumers work</w:t>
      </w:r>
      <w:r w:rsidR="0048647B">
        <w:rPr>
          <w:rFonts w:ascii="Arial" w:hAnsi="Arial" w:cs="Arial"/>
          <w:sz w:val="24"/>
          <w:szCs w:val="24"/>
        </w:rPr>
        <w:t>ing</w:t>
      </w:r>
      <w:r w:rsidRPr="009101EF">
        <w:rPr>
          <w:rFonts w:ascii="Arial" w:hAnsi="Arial" w:cs="Arial"/>
          <w:sz w:val="24"/>
          <w:szCs w:val="24"/>
        </w:rPr>
        <w:t xml:space="preserve"> for </w:t>
      </w:r>
      <w:r w:rsidR="0048647B">
        <w:rPr>
          <w:rFonts w:ascii="Arial" w:hAnsi="Arial" w:cs="Arial"/>
          <w:sz w:val="24"/>
          <w:szCs w:val="24"/>
        </w:rPr>
        <w:t>c</w:t>
      </w:r>
      <w:r w:rsidRPr="009101EF">
        <w:rPr>
          <w:rFonts w:ascii="Arial" w:hAnsi="Arial" w:cs="Arial"/>
          <w:sz w:val="24"/>
          <w:szCs w:val="24"/>
        </w:rPr>
        <w:t xml:space="preserve">orporate America. Although this is </w:t>
      </w:r>
      <w:r w:rsidR="0048647B">
        <w:rPr>
          <w:rFonts w:ascii="Arial" w:hAnsi="Arial" w:cs="Arial"/>
          <w:sz w:val="24"/>
          <w:szCs w:val="24"/>
        </w:rPr>
        <w:t xml:space="preserve">currently </w:t>
      </w:r>
      <w:r w:rsidRPr="009101EF">
        <w:rPr>
          <w:rFonts w:ascii="Arial" w:hAnsi="Arial" w:cs="Arial"/>
          <w:sz w:val="24"/>
          <w:szCs w:val="24"/>
        </w:rPr>
        <w:t>the case when talking about the industry, premium steakhouses are also attracting lower socioeconomic consumers</w:t>
      </w:r>
      <w:r w:rsidR="00E10354">
        <w:rPr>
          <w:rFonts w:ascii="Arial" w:hAnsi="Arial" w:cs="Arial"/>
          <w:sz w:val="24"/>
          <w:szCs w:val="24"/>
        </w:rPr>
        <w:t xml:space="preserve">, as </w:t>
      </w:r>
      <w:r w:rsidRPr="009101EF">
        <w:rPr>
          <w:rFonts w:ascii="Arial" w:hAnsi="Arial" w:cs="Arial"/>
          <w:sz w:val="24"/>
          <w:szCs w:val="24"/>
        </w:rPr>
        <w:t>establishments are popular locations for celebrations</w:t>
      </w:r>
      <w:r w:rsidR="00E10354">
        <w:rPr>
          <w:rFonts w:ascii="Arial" w:hAnsi="Arial" w:cs="Arial"/>
          <w:sz w:val="24"/>
          <w:szCs w:val="24"/>
        </w:rPr>
        <w:t xml:space="preserve"> and special occasions, such as birthdays and anniversaries</w:t>
      </w:r>
      <w:r w:rsidRPr="009101EF">
        <w:rPr>
          <w:rFonts w:ascii="Arial" w:hAnsi="Arial" w:cs="Arial"/>
          <w:sz w:val="24"/>
          <w:szCs w:val="24"/>
        </w:rPr>
        <w:t>.</w:t>
      </w:r>
    </w:p>
    <w:p w14:paraId="36AB4F85" w14:textId="0C9F66D7" w:rsidR="00E37B93" w:rsidRDefault="00E37B93" w:rsidP="009A46D7">
      <w:pPr>
        <w:spacing w:line="240" w:lineRule="auto"/>
        <w:rPr>
          <w:rFonts w:ascii="Arial" w:hAnsi="Arial" w:cs="Arial"/>
          <w:sz w:val="24"/>
          <w:szCs w:val="24"/>
        </w:rPr>
      </w:pPr>
      <w:r w:rsidRPr="009101EF">
        <w:rPr>
          <w:rFonts w:ascii="Arial" w:hAnsi="Arial" w:cs="Arial"/>
          <w:sz w:val="24"/>
          <w:szCs w:val="24"/>
        </w:rPr>
        <w:t xml:space="preserve">Looking at the external environment, IBISWorld </w:t>
      </w:r>
      <w:r>
        <w:rPr>
          <w:rFonts w:ascii="Arial" w:hAnsi="Arial" w:cs="Arial"/>
          <w:sz w:val="24"/>
          <w:szCs w:val="24"/>
        </w:rPr>
        <w:t xml:space="preserve">(2024) </w:t>
      </w:r>
      <w:r w:rsidRPr="009101EF">
        <w:rPr>
          <w:rFonts w:ascii="Arial" w:hAnsi="Arial" w:cs="Arial"/>
          <w:sz w:val="24"/>
          <w:szCs w:val="24"/>
        </w:rPr>
        <w:t>conducted a SWOT analysis of the industry</w:t>
      </w:r>
      <w:r w:rsidR="00F7057A">
        <w:rPr>
          <w:rFonts w:ascii="Arial" w:hAnsi="Arial" w:cs="Arial"/>
          <w:sz w:val="24"/>
          <w:szCs w:val="24"/>
        </w:rPr>
        <w:t xml:space="preserve">, which </w:t>
      </w:r>
      <w:r w:rsidRPr="009101EF">
        <w:rPr>
          <w:rFonts w:ascii="Arial" w:hAnsi="Arial" w:cs="Arial"/>
          <w:sz w:val="24"/>
          <w:szCs w:val="24"/>
        </w:rPr>
        <w:t>includes:</w:t>
      </w:r>
      <w:r>
        <w:rPr>
          <w:rFonts w:ascii="Arial" w:hAnsi="Arial" w:cs="Arial"/>
          <w:sz w:val="24"/>
          <w:szCs w:val="24"/>
        </w:rPr>
        <w:t xml:space="preserve"> </w:t>
      </w:r>
    </w:p>
    <w:p w14:paraId="651669FF" w14:textId="7BB34582" w:rsidR="00E37B93" w:rsidRPr="00F7057A" w:rsidRDefault="00E37B93" w:rsidP="00E37B93">
      <w:pPr>
        <w:pStyle w:val="ListParagraph"/>
        <w:numPr>
          <w:ilvl w:val="0"/>
          <w:numId w:val="16"/>
        </w:numPr>
        <w:spacing w:after="0" w:line="240" w:lineRule="auto"/>
        <w:rPr>
          <w:rFonts w:ascii="Arial" w:hAnsi="Arial" w:cs="Arial"/>
          <w:sz w:val="24"/>
          <w:szCs w:val="24"/>
        </w:rPr>
      </w:pPr>
      <w:r w:rsidRPr="00F7057A">
        <w:rPr>
          <w:rFonts w:ascii="Arial" w:hAnsi="Arial" w:cs="Arial"/>
          <w:sz w:val="24"/>
          <w:szCs w:val="24"/>
        </w:rPr>
        <w:t xml:space="preserve">Strengths: Low Imports, Low </w:t>
      </w:r>
      <w:r w:rsidR="00F7057A">
        <w:rPr>
          <w:rFonts w:ascii="Arial" w:hAnsi="Arial" w:cs="Arial"/>
          <w:sz w:val="24"/>
          <w:szCs w:val="24"/>
        </w:rPr>
        <w:t>p</w:t>
      </w:r>
      <w:r w:rsidRPr="00F7057A">
        <w:rPr>
          <w:rFonts w:ascii="Arial" w:hAnsi="Arial" w:cs="Arial"/>
          <w:sz w:val="24"/>
          <w:szCs w:val="24"/>
        </w:rPr>
        <w:t xml:space="preserve">roduct and </w:t>
      </w:r>
      <w:r w:rsidR="00F7057A">
        <w:rPr>
          <w:rFonts w:ascii="Arial" w:hAnsi="Arial" w:cs="Arial"/>
          <w:sz w:val="24"/>
          <w:szCs w:val="24"/>
        </w:rPr>
        <w:t>s</w:t>
      </w:r>
      <w:r w:rsidRPr="00F7057A">
        <w:rPr>
          <w:rFonts w:ascii="Arial" w:hAnsi="Arial" w:cs="Arial"/>
          <w:sz w:val="24"/>
          <w:szCs w:val="24"/>
        </w:rPr>
        <w:t xml:space="preserve">ervice </w:t>
      </w:r>
      <w:r w:rsidR="00F7057A">
        <w:rPr>
          <w:rFonts w:ascii="Arial" w:hAnsi="Arial" w:cs="Arial"/>
          <w:sz w:val="24"/>
          <w:szCs w:val="24"/>
        </w:rPr>
        <w:t>r</w:t>
      </w:r>
      <w:r w:rsidRPr="00F7057A">
        <w:rPr>
          <w:rFonts w:ascii="Arial" w:hAnsi="Arial" w:cs="Arial"/>
          <w:sz w:val="24"/>
          <w:szCs w:val="24"/>
        </w:rPr>
        <w:t xml:space="preserve">equirements </w:t>
      </w:r>
    </w:p>
    <w:p w14:paraId="27ED3CD2" w14:textId="2C4703A1" w:rsidR="00E37B93" w:rsidRPr="00F7057A" w:rsidRDefault="00E37B93" w:rsidP="00E37B93">
      <w:pPr>
        <w:pStyle w:val="ListParagraph"/>
        <w:numPr>
          <w:ilvl w:val="0"/>
          <w:numId w:val="16"/>
        </w:numPr>
        <w:spacing w:after="0" w:line="240" w:lineRule="auto"/>
        <w:rPr>
          <w:rFonts w:ascii="Arial" w:hAnsi="Arial" w:cs="Arial"/>
          <w:sz w:val="24"/>
          <w:szCs w:val="24"/>
        </w:rPr>
      </w:pPr>
      <w:r w:rsidRPr="00F7057A">
        <w:rPr>
          <w:rFonts w:ascii="Arial" w:hAnsi="Arial" w:cs="Arial"/>
          <w:sz w:val="24"/>
          <w:szCs w:val="24"/>
        </w:rPr>
        <w:t>Weaknesses: Low/</w:t>
      </w:r>
      <w:r w:rsidR="00F7057A">
        <w:rPr>
          <w:rFonts w:ascii="Arial" w:hAnsi="Arial" w:cs="Arial"/>
          <w:sz w:val="24"/>
          <w:szCs w:val="24"/>
        </w:rPr>
        <w:t>i</w:t>
      </w:r>
      <w:r w:rsidRPr="00F7057A">
        <w:rPr>
          <w:rFonts w:ascii="Arial" w:hAnsi="Arial" w:cs="Arial"/>
          <w:sz w:val="24"/>
          <w:szCs w:val="24"/>
        </w:rPr>
        <w:t xml:space="preserve">ncreasing </w:t>
      </w:r>
      <w:r w:rsidR="00F7057A">
        <w:rPr>
          <w:rFonts w:ascii="Arial" w:hAnsi="Arial" w:cs="Arial"/>
          <w:sz w:val="24"/>
          <w:szCs w:val="24"/>
        </w:rPr>
        <w:t>b</w:t>
      </w:r>
      <w:r w:rsidRPr="00F7057A">
        <w:rPr>
          <w:rFonts w:ascii="Arial" w:hAnsi="Arial" w:cs="Arial"/>
          <w:sz w:val="24"/>
          <w:szCs w:val="24"/>
        </w:rPr>
        <w:t xml:space="preserve">arrier to </w:t>
      </w:r>
      <w:r w:rsidR="00F7057A">
        <w:rPr>
          <w:rFonts w:ascii="Arial" w:hAnsi="Arial" w:cs="Arial"/>
          <w:sz w:val="24"/>
          <w:szCs w:val="24"/>
        </w:rPr>
        <w:t>e</w:t>
      </w:r>
      <w:r w:rsidRPr="00F7057A">
        <w:rPr>
          <w:rFonts w:ascii="Arial" w:hAnsi="Arial" w:cs="Arial"/>
          <w:sz w:val="24"/>
          <w:szCs w:val="24"/>
        </w:rPr>
        <w:t xml:space="preserve">ntry and very high volatility </w:t>
      </w:r>
    </w:p>
    <w:p w14:paraId="53430E51" w14:textId="421F98CA" w:rsidR="00E37B93" w:rsidRPr="00F7057A" w:rsidRDefault="00E37B93" w:rsidP="00E37B93">
      <w:pPr>
        <w:pStyle w:val="ListParagraph"/>
        <w:numPr>
          <w:ilvl w:val="0"/>
          <w:numId w:val="16"/>
        </w:numPr>
        <w:spacing w:after="0" w:line="240" w:lineRule="auto"/>
        <w:rPr>
          <w:rFonts w:ascii="Arial" w:hAnsi="Arial" w:cs="Arial"/>
          <w:sz w:val="24"/>
          <w:szCs w:val="24"/>
        </w:rPr>
      </w:pPr>
      <w:r w:rsidRPr="00F7057A">
        <w:rPr>
          <w:rFonts w:ascii="Arial" w:hAnsi="Arial" w:cs="Arial"/>
          <w:sz w:val="24"/>
          <w:szCs w:val="24"/>
        </w:rPr>
        <w:t xml:space="preserve">Opportunities: </w:t>
      </w:r>
      <w:r w:rsidR="00F7057A">
        <w:rPr>
          <w:rFonts w:ascii="Arial" w:hAnsi="Arial" w:cs="Arial"/>
          <w:sz w:val="24"/>
          <w:szCs w:val="24"/>
        </w:rPr>
        <w:t>F</w:t>
      </w:r>
      <w:r w:rsidRPr="00F7057A">
        <w:rPr>
          <w:rFonts w:ascii="Arial" w:hAnsi="Arial" w:cs="Arial"/>
          <w:sz w:val="24"/>
          <w:szCs w:val="24"/>
        </w:rPr>
        <w:t xml:space="preserve">uture high revenue growth and consumer spending </w:t>
      </w:r>
    </w:p>
    <w:p w14:paraId="4E8924F3" w14:textId="044C2F4F" w:rsidR="00E37B93" w:rsidRPr="00F7057A" w:rsidRDefault="00E37B93" w:rsidP="00E37B93">
      <w:pPr>
        <w:pStyle w:val="ListParagraph"/>
        <w:numPr>
          <w:ilvl w:val="0"/>
          <w:numId w:val="16"/>
        </w:numPr>
        <w:spacing w:after="0" w:line="240" w:lineRule="auto"/>
        <w:rPr>
          <w:rFonts w:ascii="Arial" w:hAnsi="Arial" w:cs="Arial"/>
          <w:sz w:val="24"/>
          <w:szCs w:val="24"/>
        </w:rPr>
      </w:pPr>
      <w:r w:rsidRPr="00F7057A">
        <w:rPr>
          <w:rFonts w:ascii="Arial" w:hAnsi="Arial" w:cs="Arial"/>
          <w:sz w:val="24"/>
          <w:szCs w:val="24"/>
        </w:rPr>
        <w:t xml:space="preserve">Threats: </w:t>
      </w:r>
      <w:r w:rsidR="00F7057A">
        <w:rPr>
          <w:rFonts w:ascii="Arial" w:hAnsi="Arial" w:cs="Arial"/>
          <w:sz w:val="24"/>
          <w:szCs w:val="24"/>
        </w:rPr>
        <w:t>P</w:t>
      </w:r>
      <w:r w:rsidRPr="00F7057A">
        <w:rPr>
          <w:rFonts w:ascii="Arial" w:hAnsi="Arial" w:cs="Arial"/>
          <w:sz w:val="24"/>
          <w:szCs w:val="24"/>
        </w:rPr>
        <w:t xml:space="preserve">otential future low revenue growth and low performance drivers </w:t>
      </w:r>
    </w:p>
    <w:p w14:paraId="7E5B4ADA" w14:textId="77777777" w:rsidR="00E37B93" w:rsidRPr="009101EF" w:rsidRDefault="00E37B93" w:rsidP="009A46D7">
      <w:pPr>
        <w:spacing w:line="240" w:lineRule="auto"/>
        <w:rPr>
          <w:rFonts w:ascii="Arial" w:hAnsi="Arial" w:cs="Arial"/>
        </w:rPr>
      </w:pPr>
    </w:p>
    <w:p w14:paraId="0F537F77" w14:textId="0CFA3BD7" w:rsidR="00E37B93" w:rsidRPr="009101EF" w:rsidRDefault="00E37B93" w:rsidP="009A46D7">
      <w:pPr>
        <w:spacing w:line="240" w:lineRule="auto"/>
        <w:rPr>
          <w:rFonts w:ascii="Arial" w:hAnsi="Arial" w:cs="Arial"/>
          <w:sz w:val="24"/>
          <w:szCs w:val="24"/>
        </w:rPr>
      </w:pPr>
      <w:r w:rsidRPr="009101EF">
        <w:rPr>
          <w:rFonts w:ascii="Arial" w:hAnsi="Arial" w:cs="Arial"/>
          <w:sz w:val="24"/>
          <w:szCs w:val="24"/>
        </w:rPr>
        <w:t>Four essential product and service lines will take up the industry</w:t>
      </w:r>
      <w:r w:rsidR="00BD17D9">
        <w:rPr>
          <w:rFonts w:ascii="Arial" w:hAnsi="Arial" w:cs="Arial"/>
          <w:sz w:val="24"/>
          <w:szCs w:val="24"/>
        </w:rPr>
        <w:t xml:space="preserve">, according to </w:t>
      </w:r>
      <w:r w:rsidRPr="009101EF">
        <w:rPr>
          <w:rFonts w:ascii="Arial" w:hAnsi="Arial" w:cs="Arial"/>
          <w:sz w:val="24"/>
          <w:szCs w:val="24"/>
        </w:rPr>
        <w:t>IBISWorld</w:t>
      </w:r>
      <w:r w:rsidR="00BD17D9">
        <w:rPr>
          <w:rFonts w:ascii="Arial" w:hAnsi="Arial" w:cs="Arial"/>
          <w:sz w:val="24"/>
          <w:szCs w:val="24"/>
        </w:rPr>
        <w:t xml:space="preserve"> </w:t>
      </w:r>
      <w:r w:rsidRPr="009101EF">
        <w:rPr>
          <w:rFonts w:ascii="Arial" w:hAnsi="Arial" w:cs="Arial"/>
          <w:sz w:val="24"/>
          <w:szCs w:val="24"/>
        </w:rPr>
        <w:t>2024. Classic steak restaurants account for 59.7%, followed by steak and seafood restaurants at 34.8%, premium Brazilian steak restaurants at 1.5%, and other premium steak restaurants at 4.0%</w:t>
      </w:r>
      <w:r>
        <w:rPr>
          <w:rFonts w:ascii="Arial" w:hAnsi="Arial" w:cs="Arial"/>
          <w:sz w:val="24"/>
          <w:szCs w:val="24"/>
        </w:rPr>
        <w:t xml:space="preserve"> (IBISWorld, 2024)</w:t>
      </w:r>
      <w:r w:rsidRPr="009101EF">
        <w:rPr>
          <w:rFonts w:ascii="Arial" w:hAnsi="Arial" w:cs="Arial"/>
          <w:sz w:val="24"/>
          <w:szCs w:val="24"/>
        </w:rPr>
        <w:t xml:space="preserve">. </w:t>
      </w:r>
      <w:r w:rsidR="00A704F3">
        <w:rPr>
          <w:rFonts w:ascii="Arial" w:hAnsi="Arial" w:cs="Arial"/>
          <w:sz w:val="24"/>
          <w:szCs w:val="24"/>
        </w:rPr>
        <w:t>Based on</w:t>
      </w:r>
      <w:r w:rsidRPr="009101EF">
        <w:rPr>
          <w:rFonts w:ascii="Arial" w:hAnsi="Arial" w:cs="Arial"/>
          <w:sz w:val="24"/>
          <w:szCs w:val="24"/>
        </w:rPr>
        <w:t xml:space="preserve"> the statistics above</w:t>
      </w:r>
      <w:r w:rsidR="00A704F3">
        <w:rPr>
          <w:rFonts w:ascii="Arial" w:hAnsi="Arial" w:cs="Arial"/>
          <w:sz w:val="24"/>
          <w:szCs w:val="24"/>
        </w:rPr>
        <w:t>,</w:t>
      </w:r>
      <w:r w:rsidRPr="009101EF">
        <w:rPr>
          <w:rFonts w:ascii="Arial" w:hAnsi="Arial" w:cs="Arial"/>
          <w:sz w:val="24"/>
          <w:szCs w:val="24"/>
        </w:rPr>
        <w:t xml:space="preserve"> classic steak and steak/seafood restaurants account for </w:t>
      </w:r>
      <w:r w:rsidR="00A704F3" w:rsidRPr="009101EF">
        <w:rPr>
          <w:rFonts w:ascii="Arial" w:hAnsi="Arial" w:cs="Arial"/>
          <w:sz w:val="24"/>
          <w:szCs w:val="24"/>
        </w:rPr>
        <w:t>most of</w:t>
      </w:r>
      <w:r w:rsidRPr="009101EF">
        <w:rPr>
          <w:rFonts w:ascii="Arial" w:hAnsi="Arial" w:cs="Arial"/>
          <w:sz w:val="24"/>
          <w:szCs w:val="24"/>
        </w:rPr>
        <w:t xml:space="preserve"> the revenue within this industry. Specifically, these two types of restaurants focus on </w:t>
      </w:r>
      <w:r w:rsidR="00FF5855">
        <w:rPr>
          <w:rFonts w:ascii="Arial" w:hAnsi="Arial" w:cs="Arial"/>
          <w:sz w:val="24"/>
          <w:szCs w:val="24"/>
        </w:rPr>
        <w:t>providing</w:t>
      </w:r>
      <w:r w:rsidRPr="009101EF">
        <w:rPr>
          <w:rFonts w:ascii="Arial" w:hAnsi="Arial" w:cs="Arial"/>
          <w:sz w:val="24"/>
          <w:szCs w:val="24"/>
        </w:rPr>
        <w:t xml:space="preserve"> consumers </w:t>
      </w:r>
      <w:r w:rsidR="00FF5855">
        <w:rPr>
          <w:rFonts w:ascii="Arial" w:hAnsi="Arial" w:cs="Arial"/>
          <w:sz w:val="24"/>
          <w:szCs w:val="24"/>
        </w:rPr>
        <w:t xml:space="preserve">with </w:t>
      </w:r>
      <w:r w:rsidRPr="009101EF">
        <w:rPr>
          <w:rFonts w:ascii="Arial" w:hAnsi="Arial" w:cs="Arial"/>
          <w:sz w:val="24"/>
          <w:szCs w:val="24"/>
        </w:rPr>
        <w:t>premium steak</w:t>
      </w:r>
      <w:r w:rsidR="00FF5855">
        <w:rPr>
          <w:rFonts w:ascii="Arial" w:hAnsi="Arial" w:cs="Arial"/>
          <w:sz w:val="24"/>
          <w:szCs w:val="24"/>
        </w:rPr>
        <w:t xml:space="preserve"> </w:t>
      </w:r>
      <w:r w:rsidRPr="009101EF">
        <w:rPr>
          <w:rFonts w:ascii="Arial" w:hAnsi="Arial" w:cs="Arial"/>
          <w:sz w:val="24"/>
          <w:szCs w:val="24"/>
        </w:rPr>
        <w:t>and seafood options. These restaurants provide various cuts of red meat, premium seafood, and an assortment of wine options to complement meal</w:t>
      </w:r>
      <w:r w:rsidR="00CC05CE">
        <w:rPr>
          <w:rFonts w:ascii="Arial" w:hAnsi="Arial" w:cs="Arial"/>
          <w:sz w:val="24"/>
          <w:szCs w:val="24"/>
        </w:rPr>
        <w:t>s</w:t>
      </w:r>
      <w:r w:rsidRPr="009101EF">
        <w:rPr>
          <w:rFonts w:ascii="Arial" w:hAnsi="Arial" w:cs="Arial"/>
          <w:sz w:val="24"/>
          <w:szCs w:val="24"/>
        </w:rPr>
        <w:t xml:space="preserve">. </w:t>
      </w:r>
    </w:p>
    <w:p w14:paraId="114DABDC" w14:textId="194823B7" w:rsidR="00E37B93" w:rsidRPr="009101EF" w:rsidRDefault="00E37B93" w:rsidP="009A46D7">
      <w:pPr>
        <w:spacing w:line="240" w:lineRule="auto"/>
        <w:rPr>
          <w:rFonts w:ascii="Arial" w:hAnsi="Arial" w:cs="Arial"/>
          <w:sz w:val="24"/>
          <w:szCs w:val="24"/>
        </w:rPr>
      </w:pPr>
      <w:r w:rsidRPr="009101EF">
        <w:rPr>
          <w:rFonts w:ascii="Arial" w:hAnsi="Arial" w:cs="Arial"/>
          <w:sz w:val="24"/>
          <w:szCs w:val="24"/>
        </w:rPr>
        <w:t xml:space="preserve">Geographically, the Southeast, West, and Mid-Atlantic regions </w:t>
      </w:r>
      <w:r w:rsidR="00517D0C">
        <w:rPr>
          <w:rFonts w:ascii="Arial" w:hAnsi="Arial" w:cs="Arial"/>
          <w:sz w:val="24"/>
          <w:szCs w:val="24"/>
        </w:rPr>
        <w:t>contain</w:t>
      </w:r>
      <w:r w:rsidRPr="009101EF">
        <w:rPr>
          <w:rFonts w:ascii="Arial" w:hAnsi="Arial" w:cs="Arial"/>
          <w:sz w:val="24"/>
          <w:szCs w:val="24"/>
        </w:rPr>
        <w:t xml:space="preserve"> most </w:t>
      </w:r>
      <w:r w:rsidR="00517D0C">
        <w:rPr>
          <w:rFonts w:ascii="Arial" w:hAnsi="Arial" w:cs="Arial"/>
          <w:sz w:val="24"/>
          <w:szCs w:val="24"/>
        </w:rPr>
        <w:t xml:space="preserve">of the </w:t>
      </w:r>
      <w:r w:rsidRPr="009101EF">
        <w:rPr>
          <w:rFonts w:ascii="Arial" w:hAnsi="Arial" w:cs="Arial"/>
          <w:sz w:val="24"/>
          <w:szCs w:val="24"/>
        </w:rPr>
        <w:t xml:space="preserve">consumers </w:t>
      </w:r>
      <w:r w:rsidR="00517D0C">
        <w:rPr>
          <w:rFonts w:ascii="Arial" w:hAnsi="Arial" w:cs="Arial"/>
          <w:sz w:val="24"/>
          <w:szCs w:val="24"/>
        </w:rPr>
        <w:t>in the</w:t>
      </w:r>
      <w:r w:rsidRPr="009101EF">
        <w:rPr>
          <w:rFonts w:ascii="Arial" w:hAnsi="Arial" w:cs="Arial"/>
          <w:sz w:val="24"/>
          <w:szCs w:val="24"/>
        </w:rPr>
        <w:t xml:space="preserve"> U.S. Among these regions, five prominent companies are the major players in the industry</w:t>
      </w:r>
      <w:r w:rsidR="00523DA3">
        <w:rPr>
          <w:rFonts w:ascii="Arial" w:hAnsi="Arial" w:cs="Arial"/>
          <w:sz w:val="24"/>
          <w:szCs w:val="24"/>
        </w:rPr>
        <w:t xml:space="preserve">: </w:t>
      </w:r>
      <w:r w:rsidRPr="009101EF">
        <w:rPr>
          <w:rFonts w:ascii="Arial" w:hAnsi="Arial" w:cs="Arial"/>
          <w:sz w:val="24"/>
          <w:szCs w:val="24"/>
        </w:rPr>
        <w:t>Darden Restaurants Inc., Ruth’s Hospitality Group Inc., Fleming’s Prime Steakhouse and Wine Bar, and Fogo De Chao, Inc. Currently, both Darden Restaurants Inc. and Ruth’s Hospitality Inc. are the two most significant in the industry. According to IBISWorld</w:t>
      </w:r>
      <w:r>
        <w:rPr>
          <w:rFonts w:ascii="Arial" w:hAnsi="Arial" w:cs="Arial"/>
          <w:sz w:val="24"/>
          <w:szCs w:val="24"/>
        </w:rPr>
        <w:t xml:space="preserve"> (2024)</w:t>
      </w:r>
      <w:r w:rsidRPr="009101EF">
        <w:rPr>
          <w:rFonts w:ascii="Arial" w:hAnsi="Arial" w:cs="Arial"/>
          <w:sz w:val="24"/>
          <w:szCs w:val="24"/>
        </w:rPr>
        <w:t xml:space="preserve">, they account for 10.6% of the industry. </w:t>
      </w:r>
    </w:p>
    <w:p w14:paraId="1D9F31B9" w14:textId="7CFEFCFA" w:rsidR="00B87A80" w:rsidRPr="00646262" w:rsidRDefault="5C9F3248" w:rsidP="009A46D7">
      <w:pPr>
        <w:spacing w:line="240" w:lineRule="auto"/>
        <w:rPr>
          <w:rFonts w:ascii="Arial" w:hAnsi="Arial" w:cs="Arial"/>
          <w:sz w:val="24"/>
          <w:szCs w:val="24"/>
        </w:rPr>
      </w:pPr>
      <w:r w:rsidRPr="5C9F3248">
        <w:rPr>
          <w:rFonts w:ascii="Arial" w:hAnsi="Arial" w:cs="Arial"/>
          <w:sz w:val="24"/>
          <w:szCs w:val="24"/>
        </w:rPr>
        <w:t>Since COVID, the premium steak restaurant industry has been increasing in revenue. This upward trend is due to many factors</w:t>
      </w:r>
      <w:r w:rsidR="00905E3D">
        <w:rPr>
          <w:rFonts w:ascii="Arial" w:hAnsi="Arial" w:cs="Arial"/>
          <w:sz w:val="24"/>
          <w:szCs w:val="24"/>
        </w:rPr>
        <w:t xml:space="preserve">, </w:t>
      </w:r>
      <w:r w:rsidRPr="5C9F3248">
        <w:rPr>
          <w:rFonts w:ascii="Arial" w:hAnsi="Arial" w:cs="Arial"/>
          <w:sz w:val="24"/>
          <w:szCs w:val="24"/>
        </w:rPr>
        <w:t>includ</w:t>
      </w:r>
      <w:r w:rsidR="00905E3D">
        <w:rPr>
          <w:rFonts w:ascii="Arial" w:hAnsi="Arial" w:cs="Arial"/>
          <w:sz w:val="24"/>
          <w:szCs w:val="24"/>
        </w:rPr>
        <w:t>ing</w:t>
      </w:r>
      <w:r w:rsidRPr="5C9F3248">
        <w:rPr>
          <w:rFonts w:ascii="Arial" w:hAnsi="Arial" w:cs="Arial"/>
          <w:sz w:val="24"/>
          <w:szCs w:val="24"/>
        </w:rPr>
        <w:t xml:space="preserve"> business clients </w:t>
      </w:r>
      <w:r w:rsidR="00905E3D">
        <w:rPr>
          <w:rFonts w:ascii="Arial" w:hAnsi="Arial" w:cs="Arial"/>
          <w:sz w:val="24"/>
          <w:szCs w:val="24"/>
        </w:rPr>
        <w:t>renting space for</w:t>
      </w:r>
      <w:r w:rsidRPr="5C9F3248">
        <w:rPr>
          <w:rFonts w:ascii="Arial" w:hAnsi="Arial" w:cs="Arial"/>
          <w:sz w:val="24"/>
          <w:szCs w:val="24"/>
        </w:rPr>
        <w:t xml:space="preserve"> corporate events, high-income households </w:t>
      </w:r>
      <w:r w:rsidR="00441910">
        <w:rPr>
          <w:rFonts w:ascii="Arial" w:hAnsi="Arial" w:cs="Arial"/>
          <w:sz w:val="24"/>
          <w:szCs w:val="24"/>
        </w:rPr>
        <w:t xml:space="preserve">wanting a luxurious </w:t>
      </w:r>
      <w:r w:rsidR="009A1CC0">
        <w:rPr>
          <w:rFonts w:ascii="Arial" w:hAnsi="Arial" w:cs="Arial"/>
          <w:sz w:val="24"/>
          <w:szCs w:val="24"/>
        </w:rPr>
        <w:t>night out</w:t>
      </w:r>
      <w:r w:rsidRPr="5C9F3248">
        <w:rPr>
          <w:rFonts w:ascii="Arial" w:hAnsi="Arial" w:cs="Arial"/>
          <w:sz w:val="24"/>
          <w:szCs w:val="24"/>
        </w:rPr>
        <w:t>, and demand from middle</w:t>
      </w:r>
      <w:r w:rsidR="000D734D">
        <w:rPr>
          <w:rFonts w:ascii="Arial" w:hAnsi="Arial" w:cs="Arial"/>
          <w:sz w:val="24"/>
          <w:szCs w:val="24"/>
        </w:rPr>
        <w:t xml:space="preserve"> </w:t>
      </w:r>
      <w:r w:rsidRPr="5C9F3248">
        <w:rPr>
          <w:rFonts w:ascii="Arial" w:hAnsi="Arial" w:cs="Arial"/>
          <w:sz w:val="24"/>
          <w:szCs w:val="24"/>
        </w:rPr>
        <w:t xml:space="preserve">and lower-income households </w:t>
      </w:r>
      <w:r w:rsidR="009A1CC0">
        <w:rPr>
          <w:rFonts w:ascii="Arial" w:hAnsi="Arial" w:cs="Arial"/>
          <w:sz w:val="24"/>
          <w:szCs w:val="24"/>
        </w:rPr>
        <w:t>experiencing</w:t>
      </w:r>
      <w:r w:rsidRPr="5C9F3248">
        <w:rPr>
          <w:rFonts w:ascii="Arial" w:hAnsi="Arial" w:cs="Arial"/>
          <w:sz w:val="24"/>
          <w:szCs w:val="24"/>
        </w:rPr>
        <w:t xml:space="preserve"> change</w:t>
      </w:r>
      <w:r w:rsidR="000D734D">
        <w:rPr>
          <w:rFonts w:ascii="Arial" w:hAnsi="Arial" w:cs="Arial"/>
          <w:sz w:val="24"/>
          <w:szCs w:val="24"/>
        </w:rPr>
        <w:t>s</w:t>
      </w:r>
      <w:r w:rsidRPr="5C9F3248">
        <w:rPr>
          <w:rFonts w:ascii="Arial" w:hAnsi="Arial" w:cs="Arial"/>
          <w:sz w:val="24"/>
          <w:szCs w:val="24"/>
        </w:rPr>
        <w:t xml:space="preserve"> in income. </w:t>
      </w:r>
      <w:r w:rsidR="00BE1A5E">
        <w:rPr>
          <w:rFonts w:ascii="Arial" w:hAnsi="Arial" w:cs="Arial"/>
          <w:sz w:val="24"/>
          <w:szCs w:val="24"/>
        </w:rPr>
        <w:t>T</w:t>
      </w:r>
      <w:r w:rsidRPr="5C9F3248">
        <w:rPr>
          <w:rFonts w:ascii="Arial" w:hAnsi="Arial" w:cs="Arial"/>
          <w:sz w:val="24"/>
          <w:szCs w:val="24"/>
        </w:rPr>
        <w:t>he industry revenue is expected to increase by 1.8% over five years, reaching $8.7 billion by 2029 (IBISWorld, 2024).</w:t>
      </w:r>
    </w:p>
    <w:p w14:paraId="293096A2" w14:textId="77777777" w:rsidR="009A46D7" w:rsidRDefault="009A46D7" w:rsidP="009A46D7">
      <w:pPr>
        <w:spacing w:line="240" w:lineRule="auto"/>
        <w:rPr>
          <w:rFonts w:ascii="Arial" w:hAnsi="Arial" w:cs="Arial"/>
          <w:b/>
          <w:bCs/>
          <w:color w:val="C00000"/>
          <w:sz w:val="24"/>
          <w:szCs w:val="24"/>
          <w:u w:val="single"/>
        </w:rPr>
      </w:pPr>
    </w:p>
    <w:p w14:paraId="2E5D242E" w14:textId="64663BAB" w:rsidR="00B87A80" w:rsidRDefault="00B87A80" w:rsidP="15CC4AF0">
      <w:pPr>
        <w:spacing w:line="240" w:lineRule="auto"/>
        <w:rPr>
          <w:rFonts w:ascii="Arial" w:hAnsi="Arial" w:cs="Arial"/>
          <w:b/>
          <w:bCs/>
          <w:color w:val="C00000"/>
          <w:sz w:val="24"/>
          <w:szCs w:val="24"/>
          <w:u w:val="single"/>
        </w:rPr>
      </w:pPr>
    </w:p>
    <w:p w14:paraId="71FFD158" w14:textId="77777777" w:rsidR="00FE0704" w:rsidRDefault="00FE0704" w:rsidP="009A46D7">
      <w:pPr>
        <w:spacing w:line="240" w:lineRule="auto"/>
        <w:rPr>
          <w:rFonts w:ascii="Arial" w:hAnsi="Arial" w:cs="Arial"/>
          <w:b/>
          <w:bCs/>
          <w:color w:val="C00000"/>
          <w:sz w:val="24"/>
          <w:szCs w:val="24"/>
          <w:u w:val="single"/>
        </w:rPr>
      </w:pPr>
    </w:p>
    <w:p w14:paraId="424C0ABF" w14:textId="0C6AA31A" w:rsidR="00B87A80" w:rsidRDefault="5C9F3248" w:rsidP="009A46D7">
      <w:pPr>
        <w:spacing w:line="240" w:lineRule="auto"/>
        <w:rPr>
          <w:rFonts w:ascii="Arial" w:hAnsi="Arial" w:cs="Arial"/>
          <w:b/>
          <w:color w:val="C00000"/>
          <w:sz w:val="24"/>
          <w:szCs w:val="24"/>
          <w:u w:val="single"/>
        </w:rPr>
      </w:pPr>
      <w:r w:rsidRPr="5C9F3248">
        <w:rPr>
          <w:rFonts w:ascii="Arial" w:hAnsi="Arial" w:cs="Arial"/>
          <w:b/>
          <w:bCs/>
          <w:color w:val="C00000"/>
          <w:sz w:val="24"/>
          <w:szCs w:val="24"/>
          <w:u w:val="single"/>
        </w:rPr>
        <w:lastRenderedPageBreak/>
        <w:t xml:space="preserve">Company Background: </w:t>
      </w:r>
    </w:p>
    <w:p w14:paraId="2C4E199F" w14:textId="660BE427" w:rsidR="002610B0" w:rsidRDefault="002610B0" w:rsidP="009A46D7">
      <w:pPr>
        <w:spacing w:after="0" w:line="240" w:lineRule="auto"/>
        <w:rPr>
          <w:rFonts w:ascii="Arial" w:hAnsi="Arial" w:cs="Arial"/>
          <w:bCs/>
          <w:sz w:val="24"/>
          <w:szCs w:val="24"/>
        </w:rPr>
      </w:pPr>
      <w:r w:rsidRPr="00A71663">
        <w:rPr>
          <w:rFonts w:ascii="Arial" w:hAnsi="Arial" w:cs="Arial"/>
          <w:bCs/>
          <w:sz w:val="24"/>
          <w:szCs w:val="24"/>
        </w:rPr>
        <w:t>Fleming’s Prime Steakhouse &amp; Wine Bar was founded in 1998 as part of Bloomin’ Brands, a global restaurant company that operates well-known brands such as Outback Steakhouse,</w:t>
      </w:r>
      <w:r w:rsidR="003C52F6">
        <w:rPr>
          <w:rFonts w:ascii="Arial" w:hAnsi="Arial" w:cs="Arial"/>
          <w:bCs/>
          <w:sz w:val="24"/>
          <w:szCs w:val="24"/>
        </w:rPr>
        <w:t xml:space="preserve"> Aussie Grill by Outback,</w:t>
      </w:r>
      <w:r w:rsidRPr="00A71663">
        <w:rPr>
          <w:rFonts w:ascii="Arial" w:hAnsi="Arial" w:cs="Arial"/>
          <w:bCs/>
          <w:sz w:val="24"/>
          <w:szCs w:val="24"/>
        </w:rPr>
        <w:t xml:space="preserve"> Bonefish Grill, and Carrabba’s Italian Grill. Fleming</w:t>
      </w:r>
      <w:r>
        <w:rPr>
          <w:rFonts w:ascii="Arial" w:hAnsi="Arial" w:cs="Arial"/>
          <w:bCs/>
          <w:sz w:val="24"/>
          <w:szCs w:val="24"/>
        </w:rPr>
        <w:t>’</w:t>
      </w:r>
      <w:r w:rsidRPr="00A71663">
        <w:rPr>
          <w:rFonts w:ascii="Arial" w:hAnsi="Arial" w:cs="Arial"/>
          <w:bCs/>
          <w:sz w:val="24"/>
          <w:szCs w:val="24"/>
        </w:rPr>
        <w:t>s</w:t>
      </w:r>
      <w:r>
        <w:rPr>
          <w:rFonts w:ascii="Arial" w:hAnsi="Arial" w:cs="Arial"/>
          <w:bCs/>
          <w:sz w:val="24"/>
          <w:szCs w:val="24"/>
        </w:rPr>
        <w:t>,</w:t>
      </w:r>
      <w:r w:rsidRPr="00A71663">
        <w:rPr>
          <w:rFonts w:ascii="Arial" w:hAnsi="Arial" w:cs="Arial"/>
          <w:bCs/>
          <w:sz w:val="24"/>
          <w:szCs w:val="24"/>
        </w:rPr>
        <w:t xml:space="preserve"> the fine dining division of Bloomin</w:t>
      </w:r>
      <w:r>
        <w:rPr>
          <w:rFonts w:ascii="Arial" w:hAnsi="Arial" w:cs="Arial"/>
          <w:bCs/>
          <w:sz w:val="24"/>
          <w:szCs w:val="24"/>
        </w:rPr>
        <w:t>’</w:t>
      </w:r>
      <w:r w:rsidRPr="00A71663">
        <w:rPr>
          <w:rFonts w:ascii="Arial" w:hAnsi="Arial" w:cs="Arial"/>
          <w:bCs/>
          <w:sz w:val="24"/>
          <w:szCs w:val="24"/>
        </w:rPr>
        <w:t xml:space="preserve"> Brands</w:t>
      </w:r>
      <w:r w:rsidRPr="6809B2AA">
        <w:rPr>
          <w:rFonts w:ascii="Arial" w:hAnsi="Arial" w:cs="Arial"/>
          <w:sz w:val="24"/>
          <w:szCs w:val="24"/>
        </w:rPr>
        <w:t>,</w:t>
      </w:r>
      <w:r w:rsidRPr="00A71663">
        <w:rPr>
          <w:rFonts w:ascii="Arial" w:hAnsi="Arial" w:cs="Arial"/>
          <w:bCs/>
          <w:sz w:val="24"/>
          <w:szCs w:val="24"/>
        </w:rPr>
        <w:t xml:space="preserve"> is known for its USDA prime </w:t>
      </w:r>
      <w:r w:rsidRPr="082E2222">
        <w:rPr>
          <w:rFonts w:ascii="Arial" w:hAnsi="Arial" w:cs="Arial"/>
          <w:sz w:val="24"/>
          <w:szCs w:val="24"/>
        </w:rPr>
        <w:t>steak, broad</w:t>
      </w:r>
      <w:r w:rsidRPr="00A71663">
        <w:rPr>
          <w:rFonts w:ascii="Arial" w:hAnsi="Arial" w:cs="Arial"/>
          <w:bCs/>
          <w:sz w:val="24"/>
          <w:szCs w:val="24"/>
        </w:rPr>
        <w:t xml:space="preserve"> wine selection and top-notch service. </w:t>
      </w:r>
    </w:p>
    <w:p w14:paraId="20008EE0" w14:textId="77777777" w:rsidR="00D431AC" w:rsidRDefault="00D431AC" w:rsidP="009A46D7">
      <w:pPr>
        <w:spacing w:after="0" w:line="240" w:lineRule="auto"/>
        <w:rPr>
          <w:rFonts w:ascii="Arial" w:hAnsi="Arial" w:cs="Arial"/>
          <w:bCs/>
          <w:sz w:val="24"/>
          <w:szCs w:val="24"/>
        </w:rPr>
      </w:pPr>
    </w:p>
    <w:p w14:paraId="043EF29C" w14:textId="52787736" w:rsidR="00D431AC" w:rsidRDefault="00D431AC" w:rsidP="009A46D7">
      <w:pPr>
        <w:spacing w:after="0" w:line="240" w:lineRule="auto"/>
        <w:rPr>
          <w:rFonts w:ascii="Arial" w:hAnsi="Arial" w:cs="Arial"/>
          <w:bCs/>
          <w:sz w:val="24"/>
          <w:szCs w:val="24"/>
        </w:rPr>
      </w:pPr>
      <w:r w:rsidRPr="00A71663">
        <w:rPr>
          <w:rFonts w:ascii="Arial" w:hAnsi="Arial" w:cs="Arial"/>
          <w:bCs/>
          <w:sz w:val="24"/>
          <w:szCs w:val="24"/>
        </w:rPr>
        <w:t xml:space="preserve">The </w:t>
      </w:r>
      <w:r w:rsidR="00682F29">
        <w:rPr>
          <w:rFonts w:ascii="Arial" w:hAnsi="Arial" w:cs="Arial"/>
          <w:bCs/>
          <w:sz w:val="24"/>
          <w:szCs w:val="24"/>
        </w:rPr>
        <w:t>Fleming’s</w:t>
      </w:r>
      <w:r>
        <w:rPr>
          <w:rFonts w:ascii="Arial" w:hAnsi="Arial" w:cs="Arial"/>
          <w:bCs/>
          <w:sz w:val="24"/>
          <w:szCs w:val="24"/>
        </w:rPr>
        <w:t xml:space="preserve"> branch</w:t>
      </w:r>
      <w:r w:rsidRPr="00A71663">
        <w:rPr>
          <w:rFonts w:ascii="Arial" w:hAnsi="Arial" w:cs="Arial"/>
          <w:bCs/>
          <w:sz w:val="24"/>
          <w:szCs w:val="24"/>
        </w:rPr>
        <w:t xml:space="preserve"> caters to wealthy customers </w:t>
      </w:r>
      <w:r w:rsidR="00682F29">
        <w:rPr>
          <w:rFonts w:ascii="Arial" w:hAnsi="Arial" w:cs="Arial"/>
          <w:bCs/>
          <w:sz w:val="24"/>
          <w:szCs w:val="24"/>
        </w:rPr>
        <w:t>seeking</w:t>
      </w:r>
      <w:r w:rsidRPr="00A71663">
        <w:rPr>
          <w:rFonts w:ascii="Arial" w:hAnsi="Arial" w:cs="Arial"/>
          <w:bCs/>
          <w:sz w:val="24"/>
          <w:szCs w:val="24"/>
        </w:rPr>
        <w:t xml:space="preserve"> a high-end dining experience</w:t>
      </w:r>
      <w:r w:rsidR="00682F29">
        <w:rPr>
          <w:rFonts w:ascii="Arial" w:hAnsi="Arial" w:cs="Arial"/>
          <w:bCs/>
          <w:sz w:val="24"/>
          <w:szCs w:val="24"/>
        </w:rPr>
        <w:t>,</w:t>
      </w:r>
      <w:r w:rsidRPr="00A71663">
        <w:rPr>
          <w:rFonts w:ascii="Arial" w:hAnsi="Arial" w:cs="Arial"/>
          <w:bCs/>
          <w:sz w:val="24"/>
          <w:szCs w:val="24"/>
        </w:rPr>
        <w:t xml:space="preserve"> and</w:t>
      </w:r>
      <w:r w:rsidR="00682F29">
        <w:rPr>
          <w:rFonts w:ascii="Arial" w:hAnsi="Arial" w:cs="Arial"/>
          <w:bCs/>
          <w:sz w:val="24"/>
          <w:szCs w:val="24"/>
        </w:rPr>
        <w:t xml:space="preserve"> it</w:t>
      </w:r>
      <w:r w:rsidRPr="00A71663">
        <w:rPr>
          <w:rFonts w:ascii="Arial" w:hAnsi="Arial" w:cs="Arial"/>
          <w:bCs/>
          <w:sz w:val="24"/>
          <w:szCs w:val="24"/>
        </w:rPr>
        <w:t xml:space="preserve"> has more than 60 locations across the </w:t>
      </w:r>
      <w:r w:rsidRPr="5F22B049">
        <w:rPr>
          <w:rFonts w:ascii="Arial" w:hAnsi="Arial" w:cs="Arial"/>
          <w:sz w:val="24"/>
          <w:szCs w:val="24"/>
        </w:rPr>
        <w:t>U.S</w:t>
      </w:r>
      <w:r w:rsidRPr="00A71663">
        <w:rPr>
          <w:rFonts w:ascii="Arial" w:hAnsi="Arial" w:cs="Arial"/>
          <w:bCs/>
          <w:sz w:val="24"/>
          <w:szCs w:val="24"/>
        </w:rPr>
        <w:t>. With the addition of various new</w:t>
      </w:r>
      <w:r w:rsidR="00152BB7">
        <w:rPr>
          <w:rFonts w:ascii="Arial" w:hAnsi="Arial" w:cs="Arial"/>
          <w:bCs/>
          <w:sz w:val="24"/>
          <w:szCs w:val="24"/>
        </w:rPr>
        <w:t xml:space="preserve"> </w:t>
      </w:r>
      <w:r w:rsidRPr="00A71663">
        <w:rPr>
          <w:rFonts w:ascii="Arial" w:hAnsi="Arial" w:cs="Arial"/>
          <w:bCs/>
          <w:sz w:val="24"/>
          <w:szCs w:val="24"/>
        </w:rPr>
        <w:t xml:space="preserve">features </w:t>
      </w:r>
      <w:r w:rsidR="00CB66F7">
        <w:rPr>
          <w:rFonts w:ascii="Arial" w:hAnsi="Arial" w:cs="Arial"/>
          <w:bCs/>
          <w:sz w:val="24"/>
          <w:szCs w:val="24"/>
        </w:rPr>
        <w:t xml:space="preserve">in its Tampa </w:t>
      </w:r>
      <w:r w:rsidRPr="00A71663">
        <w:rPr>
          <w:rFonts w:ascii="Arial" w:hAnsi="Arial" w:cs="Arial"/>
          <w:bCs/>
          <w:sz w:val="24"/>
          <w:szCs w:val="24"/>
        </w:rPr>
        <w:t>location</w:t>
      </w:r>
      <w:r w:rsidR="00727D24">
        <w:rPr>
          <w:rFonts w:ascii="Arial" w:hAnsi="Arial" w:cs="Arial"/>
          <w:bCs/>
          <w:sz w:val="24"/>
          <w:szCs w:val="24"/>
        </w:rPr>
        <w:t xml:space="preserve">, </w:t>
      </w:r>
      <w:r w:rsidR="00152BB7">
        <w:rPr>
          <w:rFonts w:ascii="Arial" w:hAnsi="Arial" w:cs="Arial"/>
          <w:bCs/>
          <w:sz w:val="24"/>
          <w:szCs w:val="24"/>
        </w:rPr>
        <w:t xml:space="preserve">Fleming’s is setting itself </w:t>
      </w:r>
      <w:r w:rsidRPr="00A71663">
        <w:rPr>
          <w:rFonts w:ascii="Arial" w:hAnsi="Arial" w:cs="Arial"/>
          <w:bCs/>
          <w:sz w:val="24"/>
          <w:szCs w:val="24"/>
        </w:rPr>
        <w:t>apart from rivals</w:t>
      </w:r>
      <w:r w:rsidR="00152BB7">
        <w:rPr>
          <w:rFonts w:ascii="Arial" w:hAnsi="Arial" w:cs="Arial"/>
          <w:bCs/>
          <w:sz w:val="24"/>
          <w:szCs w:val="24"/>
        </w:rPr>
        <w:t>, and this</w:t>
      </w:r>
      <w:r w:rsidRPr="00A71663">
        <w:rPr>
          <w:rFonts w:ascii="Arial" w:hAnsi="Arial" w:cs="Arial"/>
          <w:bCs/>
          <w:sz w:val="24"/>
          <w:szCs w:val="24"/>
        </w:rPr>
        <w:t xml:space="preserve"> flagship</w:t>
      </w:r>
      <w:r w:rsidR="00152BB7">
        <w:rPr>
          <w:rFonts w:ascii="Arial" w:hAnsi="Arial" w:cs="Arial"/>
          <w:bCs/>
          <w:sz w:val="24"/>
          <w:szCs w:val="24"/>
        </w:rPr>
        <w:t xml:space="preserve"> restaurant</w:t>
      </w:r>
      <w:r w:rsidRPr="00A71663">
        <w:rPr>
          <w:rFonts w:ascii="Arial" w:hAnsi="Arial" w:cs="Arial"/>
          <w:bCs/>
          <w:sz w:val="24"/>
          <w:szCs w:val="24"/>
        </w:rPr>
        <w:t xml:space="preserve"> represents a significant turning point for the company. The</w:t>
      </w:r>
      <w:r w:rsidR="00152BB7">
        <w:rPr>
          <w:rFonts w:ascii="Arial" w:hAnsi="Arial" w:cs="Arial"/>
          <w:bCs/>
          <w:sz w:val="24"/>
          <w:szCs w:val="24"/>
        </w:rPr>
        <w:t xml:space="preserve"> new features</w:t>
      </w:r>
      <w:r w:rsidRPr="00A71663">
        <w:rPr>
          <w:rFonts w:ascii="Arial" w:hAnsi="Arial" w:cs="Arial"/>
          <w:bCs/>
          <w:sz w:val="24"/>
          <w:szCs w:val="24"/>
        </w:rPr>
        <w:t xml:space="preserve"> include exquisite tableside service</w:t>
      </w:r>
      <w:r w:rsidR="00152BB7">
        <w:rPr>
          <w:rFonts w:ascii="Arial" w:hAnsi="Arial" w:cs="Arial"/>
          <w:bCs/>
          <w:sz w:val="24"/>
          <w:szCs w:val="24"/>
        </w:rPr>
        <w:t>,</w:t>
      </w:r>
      <w:r w:rsidRPr="00A71663">
        <w:rPr>
          <w:rFonts w:ascii="Arial" w:hAnsi="Arial" w:cs="Arial"/>
          <w:bCs/>
          <w:sz w:val="24"/>
          <w:szCs w:val="24"/>
        </w:rPr>
        <w:t xml:space="preserve"> specially crafted wine experience</w:t>
      </w:r>
      <w:r w:rsidR="005230CD">
        <w:rPr>
          <w:rFonts w:ascii="Arial" w:hAnsi="Arial" w:cs="Arial"/>
          <w:bCs/>
          <w:sz w:val="24"/>
          <w:szCs w:val="24"/>
        </w:rPr>
        <w:t>s</w:t>
      </w:r>
      <w:r w:rsidR="006C5517">
        <w:rPr>
          <w:rFonts w:ascii="Arial" w:hAnsi="Arial" w:cs="Arial"/>
          <w:bCs/>
          <w:sz w:val="24"/>
          <w:szCs w:val="24"/>
        </w:rPr>
        <w:t xml:space="preserve"> </w:t>
      </w:r>
      <w:r w:rsidR="00F25151">
        <w:rPr>
          <w:rFonts w:ascii="Arial" w:hAnsi="Arial" w:cs="Arial"/>
          <w:bCs/>
          <w:sz w:val="24"/>
          <w:szCs w:val="24"/>
        </w:rPr>
        <w:t>led</w:t>
      </w:r>
      <w:r w:rsidRPr="00A71663">
        <w:rPr>
          <w:rFonts w:ascii="Arial" w:hAnsi="Arial" w:cs="Arial"/>
          <w:bCs/>
          <w:sz w:val="24"/>
          <w:szCs w:val="24"/>
        </w:rPr>
        <w:t xml:space="preserve"> by a knowledgeable Wine Steward</w:t>
      </w:r>
      <w:r w:rsidR="005230CD">
        <w:rPr>
          <w:rFonts w:ascii="Arial" w:hAnsi="Arial" w:cs="Arial"/>
          <w:bCs/>
          <w:sz w:val="24"/>
          <w:szCs w:val="24"/>
        </w:rPr>
        <w:t>,</w:t>
      </w:r>
      <w:r w:rsidRPr="00A71663">
        <w:rPr>
          <w:rFonts w:ascii="Arial" w:hAnsi="Arial" w:cs="Arial"/>
          <w:bCs/>
          <w:sz w:val="24"/>
          <w:szCs w:val="24"/>
        </w:rPr>
        <w:t xml:space="preserve"> and menu items like </w:t>
      </w:r>
      <w:r w:rsidR="00317D70">
        <w:rPr>
          <w:rFonts w:ascii="Arial" w:hAnsi="Arial" w:cs="Arial"/>
          <w:bCs/>
          <w:sz w:val="24"/>
          <w:szCs w:val="24"/>
        </w:rPr>
        <w:t xml:space="preserve">the </w:t>
      </w:r>
      <w:r w:rsidRPr="00A71663">
        <w:rPr>
          <w:rFonts w:ascii="Arial" w:hAnsi="Arial" w:cs="Arial"/>
          <w:bCs/>
          <w:sz w:val="24"/>
          <w:szCs w:val="24"/>
        </w:rPr>
        <w:t xml:space="preserve">A5 Japanese Wagyu and Imperial Kaluga Caviar. </w:t>
      </w:r>
      <w:r w:rsidRPr="00E378C0">
        <w:rPr>
          <w:rFonts w:ascii="Arial" w:hAnsi="Arial" w:cs="Arial"/>
          <w:bCs/>
          <w:sz w:val="24"/>
          <w:szCs w:val="24"/>
        </w:rPr>
        <w:t xml:space="preserve">The restaurant's equally ambitious design, featuring floor-to-ceiling glass windows and a Napa Valley-inspired ambiance, </w:t>
      </w:r>
      <w:r w:rsidR="004B3B9B">
        <w:rPr>
          <w:rFonts w:ascii="Arial" w:hAnsi="Arial" w:cs="Arial"/>
          <w:bCs/>
          <w:sz w:val="24"/>
          <w:szCs w:val="24"/>
        </w:rPr>
        <w:t>c</w:t>
      </w:r>
      <w:r w:rsidRPr="00E378C0">
        <w:rPr>
          <w:rFonts w:ascii="Arial" w:hAnsi="Arial" w:cs="Arial"/>
          <w:bCs/>
          <w:sz w:val="24"/>
          <w:szCs w:val="24"/>
        </w:rPr>
        <w:t>reate</w:t>
      </w:r>
      <w:r w:rsidR="004B3B9B">
        <w:rPr>
          <w:rFonts w:ascii="Arial" w:hAnsi="Arial" w:cs="Arial"/>
          <w:bCs/>
          <w:sz w:val="24"/>
          <w:szCs w:val="24"/>
        </w:rPr>
        <w:t>s</w:t>
      </w:r>
      <w:r w:rsidRPr="00E378C0">
        <w:rPr>
          <w:rFonts w:ascii="Arial" w:hAnsi="Arial" w:cs="Arial"/>
          <w:bCs/>
          <w:sz w:val="24"/>
          <w:szCs w:val="24"/>
        </w:rPr>
        <w:t xml:space="preserve"> a luxurious</w:t>
      </w:r>
      <w:r w:rsidR="004B3B9B">
        <w:rPr>
          <w:rFonts w:ascii="Arial" w:hAnsi="Arial" w:cs="Arial"/>
          <w:bCs/>
          <w:sz w:val="24"/>
          <w:szCs w:val="24"/>
        </w:rPr>
        <w:t>,</w:t>
      </w:r>
      <w:r w:rsidRPr="00E378C0">
        <w:rPr>
          <w:rFonts w:ascii="Arial" w:hAnsi="Arial" w:cs="Arial"/>
          <w:bCs/>
          <w:sz w:val="24"/>
          <w:szCs w:val="24"/>
        </w:rPr>
        <w:t xml:space="preserve"> yet inviting</w:t>
      </w:r>
      <w:r w:rsidR="004B3B9B">
        <w:rPr>
          <w:rFonts w:ascii="Arial" w:hAnsi="Arial" w:cs="Arial"/>
          <w:bCs/>
          <w:sz w:val="24"/>
          <w:szCs w:val="24"/>
        </w:rPr>
        <w:t>,</w:t>
      </w:r>
      <w:r w:rsidRPr="00E378C0">
        <w:rPr>
          <w:rFonts w:ascii="Arial" w:hAnsi="Arial" w:cs="Arial"/>
          <w:bCs/>
          <w:sz w:val="24"/>
          <w:szCs w:val="24"/>
        </w:rPr>
        <w:t xml:space="preserve"> atmosphere for patrons.</w:t>
      </w:r>
    </w:p>
    <w:p w14:paraId="14EFF75D" w14:textId="77777777" w:rsidR="002610B0" w:rsidRPr="002610B0" w:rsidRDefault="002610B0" w:rsidP="009A46D7">
      <w:pPr>
        <w:spacing w:after="0" w:line="240" w:lineRule="auto"/>
        <w:rPr>
          <w:rFonts w:ascii="Arial" w:hAnsi="Arial" w:cs="Arial"/>
          <w:bCs/>
          <w:sz w:val="24"/>
          <w:szCs w:val="24"/>
        </w:rPr>
      </w:pPr>
    </w:p>
    <w:p w14:paraId="7C2F790C" w14:textId="4535FF45" w:rsidR="00DD1830" w:rsidRDefault="0B96625B" w:rsidP="009A46D7">
      <w:pPr>
        <w:shd w:val="clear" w:color="auto" w:fill="FFFFFF" w:themeFill="background1"/>
        <w:spacing w:after="0" w:line="240" w:lineRule="auto"/>
        <w:rPr>
          <w:rFonts w:ascii="Arial" w:eastAsia="Arial" w:hAnsi="Arial" w:cs="Arial"/>
          <w:color w:val="000000" w:themeColor="text1"/>
          <w:sz w:val="24"/>
          <w:szCs w:val="24"/>
        </w:rPr>
      </w:pPr>
      <w:r w:rsidRPr="29025FFC">
        <w:rPr>
          <w:rFonts w:ascii="Arial" w:eastAsia="Arial" w:hAnsi="Arial" w:cs="Arial"/>
          <w:color w:val="000000" w:themeColor="text1"/>
          <w:sz w:val="24"/>
          <w:szCs w:val="24"/>
        </w:rPr>
        <w:t>Bloomin’ Brands began when four friends shared a vision of creating a restaurant that offered a relaxed, welcoming atmosphere combined with quality food and exceptional service, all at a reasonable price point. They differentiat</w:t>
      </w:r>
      <w:r w:rsidR="00EA4F22">
        <w:rPr>
          <w:rFonts w:ascii="Arial" w:eastAsia="Arial" w:hAnsi="Arial" w:cs="Arial"/>
          <w:color w:val="000000" w:themeColor="text1"/>
          <w:sz w:val="24"/>
          <w:szCs w:val="24"/>
        </w:rPr>
        <w:t>ed</w:t>
      </w:r>
      <w:r w:rsidRPr="29025FFC">
        <w:rPr>
          <w:rFonts w:ascii="Arial" w:eastAsia="Arial" w:hAnsi="Arial" w:cs="Arial"/>
          <w:color w:val="000000" w:themeColor="text1"/>
          <w:sz w:val="24"/>
          <w:szCs w:val="24"/>
        </w:rPr>
        <w:t xml:space="preserve"> themselves from other dining concepts by embracing an Australian theme and adopting a “No Rules, Just Right” philosophy, aimed at delivering a unique and enjoyable dining experience. This vision came to life in March 1988 with the opening of the first Outback Steakhouse in Tampa, Florida. </w:t>
      </w:r>
      <w:r w:rsidR="003E7DAC">
        <w:rPr>
          <w:rFonts w:ascii="Arial" w:eastAsia="Arial" w:hAnsi="Arial" w:cs="Arial"/>
          <w:color w:val="000000" w:themeColor="text1"/>
          <w:sz w:val="24"/>
          <w:szCs w:val="24"/>
        </w:rPr>
        <w:t>Today</w:t>
      </w:r>
      <w:r w:rsidRPr="29025FFC">
        <w:rPr>
          <w:rFonts w:ascii="Arial" w:eastAsia="Arial" w:hAnsi="Arial" w:cs="Arial"/>
          <w:color w:val="000000" w:themeColor="text1"/>
          <w:sz w:val="24"/>
          <w:szCs w:val="24"/>
        </w:rPr>
        <w:t>, Bloomin' Brands, Inc. is a prominent player in the global casual dining industry.</w:t>
      </w:r>
    </w:p>
    <w:p w14:paraId="2496F1DC" w14:textId="64FEE2BB" w:rsidR="00DD1830" w:rsidRDefault="00DD1830" w:rsidP="009A46D7">
      <w:pPr>
        <w:shd w:val="clear" w:color="auto" w:fill="FFFFFF" w:themeFill="background1"/>
        <w:spacing w:after="0" w:line="240" w:lineRule="auto"/>
        <w:rPr>
          <w:rFonts w:ascii="Arial" w:eastAsia="Arial" w:hAnsi="Arial" w:cs="Arial"/>
          <w:color w:val="000000" w:themeColor="text1"/>
          <w:sz w:val="24"/>
          <w:szCs w:val="24"/>
        </w:rPr>
      </w:pPr>
    </w:p>
    <w:p w14:paraId="6C318387" w14:textId="2630D483" w:rsidR="00DD1830" w:rsidRDefault="0B96625B" w:rsidP="009A46D7">
      <w:pPr>
        <w:shd w:val="clear" w:color="auto" w:fill="FFFFFF" w:themeFill="background1"/>
        <w:spacing w:after="0" w:line="240" w:lineRule="auto"/>
        <w:rPr>
          <w:rFonts w:ascii="Arial" w:eastAsia="Arial" w:hAnsi="Arial" w:cs="Arial"/>
          <w:color w:val="000000" w:themeColor="text1"/>
          <w:sz w:val="24"/>
          <w:szCs w:val="24"/>
        </w:rPr>
      </w:pPr>
      <w:r w:rsidRPr="29025FFC">
        <w:rPr>
          <w:rFonts w:ascii="Arial" w:eastAsia="Arial" w:hAnsi="Arial" w:cs="Arial"/>
          <w:color w:val="000000" w:themeColor="text1"/>
          <w:sz w:val="24"/>
          <w:szCs w:val="24"/>
        </w:rPr>
        <w:t xml:space="preserve">Outback Steakhouse quickly gained popularity, and its success </w:t>
      </w:r>
      <w:r w:rsidR="3BBEBB56" w:rsidRPr="29025FFC">
        <w:rPr>
          <w:rFonts w:ascii="Arial" w:eastAsia="Arial" w:hAnsi="Arial" w:cs="Arial"/>
          <w:color w:val="000000" w:themeColor="text1"/>
          <w:sz w:val="24"/>
          <w:szCs w:val="24"/>
        </w:rPr>
        <w:t>set the stage</w:t>
      </w:r>
      <w:r w:rsidRPr="29025FFC">
        <w:rPr>
          <w:rFonts w:ascii="Arial" w:eastAsia="Arial" w:hAnsi="Arial" w:cs="Arial"/>
          <w:color w:val="000000" w:themeColor="text1"/>
          <w:sz w:val="24"/>
          <w:szCs w:val="24"/>
        </w:rPr>
        <w:t xml:space="preserve"> for the expansion of the Bloomin' Brands portfolio. Over time, the company grew to include a variety of dining concepts, each with its own </w:t>
      </w:r>
      <w:r w:rsidR="554E7A97" w:rsidRPr="29025FFC">
        <w:rPr>
          <w:rFonts w:ascii="Arial" w:eastAsia="Arial" w:hAnsi="Arial" w:cs="Arial"/>
          <w:color w:val="000000" w:themeColor="text1"/>
          <w:sz w:val="24"/>
          <w:szCs w:val="24"/>
        </w:rPr>
        <w:t>flavor</w:t>
      </w:r>
      <w:r w:rsidR="00475936">
        <w:rPr>
          <w:rFonts w:ascii="Arial" w:eastAsia="Arial" w:hAnsi="Arial" w:cs="Arial"/>
          <w:color w:val="000000" w:themeColor="text1"/>
          <w:sz w:val="24"/>
          <w:szCs w:val="24"/>
        </w:rPr>
        <w:t xml:space="preserve">ful </w:t>
      </w:r>
      <w:r w:rsidRPr="29025FFC">
        <w:rPr>
          <w:rFonts w:ascii="Arial" w:eastAsia="Arial" w:hAnsi="Arial" w:cs="Arial"/>
          <w:color w:val="000000" w:themeColor="text1"/>
          <w:sz w:val="24"/>
          <w:szCs w:val="24"/>
        </w:rPr>
        <w:t>character. The family of brands now encompasses Carrabba's Italian Grill, known for its authentic Italian dishes; Bonefish Grill, which specializes in fresh seafood; Fleming's Prime Steakhouse &amp; Wine Bar, offering a refined steakhouse experience; and Aussie Grill by Outback, a fast-casual option inspired by the original brand.</w:t>
      </w:r>
      <w:r w:rsidR="00475936">
        <w:rPr>
          <w:rFonts w:ascii="Arial" w:eastAsia="Arial" w:hAnsi="Arial" w:cs="Arial"/>
          <w:color w:val="000000" w:themeColor="text1"/>
          <w:sz w:val="24"/>
          <w:szCs w:val="24"/>
        </w:rPr>
        <w:t xml:space="preserve"> </w:t>
      </w:r>
    </w:p>
    <w:p w14:paraId="2CA2514A" w14:textId="4AA111A5" w:rsidR="00DD1830" w:rsidRDefault="00DD1830" w:rsidP="009A46D7">
      <w:pPr>
        <w:shd w:val="clear" w:color="auto" w:fill="FFFFFF" w:themeFill="background1"/>
        <w:spacing w:after="0" w:line="240" w:lineRule="auto"/>
        <w:rPr>
          <w:rFonts w:ascii="Arial" w:eastAsia="Arial" w:hAnsi="Arial" w:cs="Arial"/>
          <w:color w:val="000000" w:themeColor="text1"/>
          <w:sz w:val="24"/>
          <w:szCs w:val="24"/>
        </w:rPr>
      </w:pPr>
    </w:p>
    <w:p w14:paraId="34643893" w14:textId="44AC8437" w:rsidR="00DD1830" w:rsidRDefault="0B96625B" w:rsidP="009A46D7">
      <w:pPr>
        <w:shd w:val="clear" w:color="auto" w:fill="FFFFFF" w:themeFill="background1"/>
        <w:spacing w:after="0" w:line="240" w:lineRule="auto"/>
        <w:rPr>
          <w:rFonts w:ascii="Arial" w:eastAsia="Arial" w:hAnsi="Arial" w:cs="Arial"/>
          <w:color w:val="000000" w:themeColor="text1"/>
          <w:sz w:val="24"/>
          <w:szCs w:val="24"/>
        </w:rPr>
      </w:pPr>
      <w:r w:rsidRPr="29025FFC">
        <w:rPr>
          <w:rFonts w:ascii="Arial" w:eastAsia="Arial" w:hAnsi="Arial" w:cs="Arial"/>
          <w:color w:val="000000" w:themeColor="text1"/>
          <w:sz w:val="24"/>
          <w:szCs w:val="24"/>
        </w:rPr>
        <w:t xml:space="preserve">In recognition of its commitment to fostering an inclusive and supportive workplace, Bloomin' Brands has been honored with several accolades, including being named to Newsweek’s “Greatest Workplaces for Diversity” and Forbes’ “Best Employers for Women” lists. Notably, in 2024, the company remained on Newsweek’s “Greatest Workplaces for Women” list for the second consecutive year, highlighting its dedication to diversity and employee well-being. </w:t>
      </w:r>
    </w:p>
    <w:p w14:paraId="1066E3E6" w14:textId="3C5C91CA" w:rsidR="00DD1830" w:rsidRDefault="00DD1830" w:rsidP="009A46D7">
      <w:pPr>
        <w:shd w:val="clear" w:color="auto" w:fill="FFFFFF" w:themeFill="background1"/>
        <w:spacing w:after="0" w:line="240" w:lineRule="auto"/>
        <w:rPr>
          <w:rFonts w:ascii="Arial" w:eastAsia="Arial" w:hAnsi="Arial" w:cs="Arial"/>
          <w:color w:val="000000" w:themeColor="text1"/>
          <w:sz w:val="24"/>
          <w:szCs w:val="24"/>
        </w:rPr>
      </w:pPr>
    </w:p>
    <w:p w14:paraId="7C7340AC" w14:textId="27B4141F" w:rsidR="00DD1830" w:rsidRDefault="0B96625B" w:rsidP="009A46D7">
      <w:pPr>
        <w:shd w:val="clear" w:color="auto" w:fill="FFFFFF" w:themeFill="background1"/>
        <w:spacing w:after="0" w:line="240" w:lineRule="auto"/>
        <w:rPr>
          <w:rFonts w:ascii="Arial" w:eastAsia="Arial" w:hAnsi="Arial" w:cs="Arial"/>
          <w:color w:val="000000" w:themeColor="text1"/>
          <w:sz w:val="24"/>
          <w:szCs w:val="24"/>
        </w:rPr>
      </w:pPr>
      <w:r w:rsidRPr="29025FFC">
        <w:rPr>
          <w:rFonts w:ascii="Arial" w:eastAsia="Arial" w:hAnsi="Arial" w:cs="Arial"/>
          <w:color w:val="000000" w:themeColor="text1"/>
          <w:sz w:val="24"/>
          <w:szCs w:val="24"/>
        </w:rPr>
        <w:t xml:space="preserve">Bloomin' Brands </w:t>
      </w:r>
      <w:r w:rsidR="008707C0">
        <w:rPr>
          <w:rFonts w:ascii="Arial" w:eastAsia="Arial" w:hAnsi="Arial" w:cs="Arial"/>
          <w:color w:val="000000" w:themeColor="text1"/>
          <w:sz w:val="24"/>
          <w:szCs w:val="24"/>
        </w:rPr>
        <w:t>has</w:t>
      </w:r>
      <w:r w:rsidRPr="29025FFC">
        <w:rPr>
          <w:rFonts w:ascii="Arial" w:eastAsia="Arial" w:hAnsi="Arial" w:cs="Arial"/>
          <w:color w:val="000000" w:themeColor="text1"/>
          <w:sz w:val="24"/>
          <w:szCs w:val="24"/>
        </w:rPr>
        <w:t xml:space="preserve"> over 87,000 </w:t>
      </w:r>
      <w:r w:rsidR="7D24219B" w:rsidRPr="29025FFC">
        <w:rPr>
          <w:rFonts w:ascii="Arial" w:eastAsia="Arial" w:hAnsi="Arial" w:cs="Arial"/>
          <w:color w:val="000000" w:themeColor="text1"/>
          <w:sz w:val="24"/>
          <w:szCs w:val="24"/>
        </w:rPr>
        <w:t>employees</w:t>
      </w:r>
      <w:r w:rsidRPr="29025FFC">
        <w:rPr>
          <w:rFonts w:ascii="Arial" w:eastAsia="Arial" w:hAnsi="Arial" w:cs="Arial"/>
          <w:color w:val="000000" w:themeColor="text1"/>
          <w:sz w:val="24"/>
          <w:szCs w:val="24"/>
        </w:rPr>
        <w:t xml:space="preserve"> and more than 1,450 restaurants spread across the globe. The company’s emphasis on its founding principles—quality food, excellent service, and a welcoming atmosphere—continues to drive its growth and reputation.</w:t>
      </w:r>
    </w:p>
    <w:p w14:paraId="2382A0AA" w14:textId="5526C757" w:rsidR="00DD1830" w:rsidRDefault="00DD1830" w:rsidP="009A46D7">
      <w:pPr>
        <w:shd w:val="clear" w:color="auto" w:fill="FFFFFF" w:themeFill="background1"/>
        <w:spacing w:after="0" w:line="240" w:lineRule="auto"/>
        <w:rPr>
          <w:rFonts w:ascii="Arial" w:eastAsia="Arial" w:hAnsi="Arial" w:cs="Arial"/>
          <w:color w:val="000000" w:themeColor="text1"/>
          <w:sz w:val="24"/>
          <w:szCs w:val="24"/>
        </w:rPr>
      </w:pPr>
    </w:p>
    <w:p w14:paraId="28545E04" w14:textId="5C53D4ED" w:rsidR="00C964B7" w:rsidRPr="004D4A52" w:rsidRDefault="00AE407D" w:rsidP="009A46D7">
      <w:pPr>
        <w:shd w:val="clear" w:color="auto" w:fill="FFFFFF" w:themeFill="background1"/>
        <w:spacing w:after="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lastRenderedPageBreak/>
        <w:t>The restaurant group</w:t>
      </w:r>
      <w:r w:rsidR="5C9F3248" w:rsidRPr="5C9F3248">
        <w:rPr>
          <w:rFonts w:ascii="Arial" w:eastAsia="Arial" w:hAnsi="Arial" w:cs="Arial"/>
          <w:color w:val="000000" w:themeColor="text1"/>
          <w:sz w:val="24"/>
          <w:szCs w:val="24"/>
        </w:rPr>
        <w:t xml:space="preserve"> remains committed to its founding vision, offering memorable dining experiences through its diverse range of restaurants. With a strong global presence and dedication to maintaining a fun, friendly environment for both customers and employees, Bloomin' Brands continues to thrive as a leader in the casual dining industry.</w:t>
      </w:r>
    </w:p>
    <w:p w14:paraId="596947D0" w14:textId="075C47C2" w:rsidR="5C9F3248" w:rsidRDefault="5C9F3248" w:rsidP="009A46D7">
      <w:pPr>
        <w:shd w:val="clear" w:color="auto" w:fill="FFFFFF" w:themeFill="background1"/>
        <w:spacing w:after="0" w:line="240" w:lineRule="auto"/>
        <w:rPr>
          <w:rFonts w:ascii="Arial" w:eastAsia="Arial" w:hAnsi="Arial" w:cs="Arial"/>
          <w:color w:val="000000" w:themeColor="text1"/>
          <w:sz w:val="24"/>
          <w:szCs w:val="24"/>
        </w:rPr>
      </w:pPr>
    </w:p>
    <w:p w14:paraId="67DA1499" w14:textId="1D43C3F1" w:rsidR="002A7A80" w:rsidRPr="006A3DE8" w:rsidRDefault="00A27ECC" w:rsidP="009A46D7">
      <w:pPr>
        <w:spacing w:after="0" w:line="240" w:lineRule="auto"/>
        <w:rPr>
          <w:rFonts w:ascii="Arial" w:hAnsi="Arial" w:cs="Arial"/>
          <w:b/>
          <w:color w:val="C00000"/>
          <w:sz w:val="24"/>
          <w:szCs w:val="24"/>
          <w:u w:val="single"/>
        </w:rPr>
      </w:pPr>
      <w:r w:rsidRPr="006A3DE8">
        <w:rPr>
          <w:rFonts w:ascii="Arial" w:hAnsi="Arial" w:cs="Arial"/>
          <w:b/>
          <w:color w:val="C00000"/>
          <w:sz w:val="24"/>
          <w:szCs w:val="24"/>
          <w:u w:val="single"/>
        </w:rPr>
        <w:t>Research Problem</w:t>
      </w:r>
      <w:r w:rsidR="002A7A80" w:rsidRPr="006A3DE8">
        <w:rPr>
          <w:rFonts w:ascii="Arial" w:hAnsi="Arial" w:cs="Arial"/>
          <w:b/>
          <w:color w:val="C00000"/>
          <w:sz w:val="24"/>
          <w:szCs w:val="24"/>
          <w:u w:val="single"/>
        </w:rPr>
        <w:t>:</w:t>
      </w:r>
    </w:p>
    <w:p w14:paraId="79F2C108" w14:textId="77777777" w:rsidR="00F954AA" w:rsidRDefault="00F954AA" w:rsidP="009A46D7">
      <w:pPr>
        <w:spacing w:after="0" w:line="240" w:lineRule="auto"/>
        <w:rPr>
          <w:rFonts w:ascii="Arial" w:hAnsi="Arial" w:cs="Arial"/>
          <w:b/>
          <w:bCs/>
          <w:sz w:val="24"/>
          <w:szCs w:val="24"/>
        </w:rPr>
      </w:pPr>
    </w:p>
    <w:p w14:paraId="70E437AE" w14:textId="11090BFD" w:rsidR="00F954AA" w:rsidRDefault="00F954AA" w:rsidP="009A46D7">
      <w:pPr>
        <w:spacing w:after="0" w:line="240" w:lineRule="auto"/>
        <w:rPr>
          <w:rFonts w:ascii="Arial" w:hAnsi="Arial" w:cs="Arial"/>
          <w:sz w:val="24"/>
          <w:szCs w:val="24"/>
        </w:rPr>
      </w:pPr>
      <w:r w:rsidRPr="001E458F">
        <w:rPr>
          <w:rFonts w:ascii="Arial" w:hAnsi="Arial" w:cs="Arial"/>
          <w:sz w:val="24"/>
          <w:szCs w:val="24"/>
        </w:rPr>
        <w:t>The fine dining brand</w:t>
      </w:r>
      <w:r w:rsidR="0B4B6F68" w:rsidRPr="4A93D6D4">
        <w:rPr>
          <w:rFonts w:ascii="Arial" w:hAnsi="Arial" w:cs="Arial"/>
          <w:sz w:val="24"/>
          <w:szCs w:val="24"/>
        </w:rPr>
        <w:t>,</w:t>
      </w:r>
      <w:r w:rsidR="006A7176">
        <w:rPr>
          <w:rFonts w:ascii="Arial" w:hAnsi="Arial" w:cs="Arial"/>
          <w:sz w:val="24"/>
          <w:szCs w:val="24"/>
        </w:rPr>
        <w:t xml:space="preserve"> </w:t>
      </w:r>
      <w:r w:rsidRPr="001E458F">
        <w:rPr>
          <w:rFonts w:ascii="Arial" w:hAnsi="Arial" w:cs="Arial"/>
          <w:sz w:val="24"/>
          <w:szCs w:val="24"/>
        </w:rPr>
        <w:t>Fleming</w:t>
      </w:r>
      <w:r w:rsidR="00077FBB">
        <w:rPr>
          <w:rFonts w:ascii="Arial" w:hAnsi="Arial" w:cs="Arial"/>
          <w:sz w:val="24"/>
          <w:szCs w:val="24"/>
        </w:rPr>
        <w:t>’</w:t>
      </w:r>
      <w:r w:rsidRPr="001E458F">
        <w:rPr>
          <w:rFonts w:ascii="Arial" w:hAnsi="Arial" w:cs="Arial"/>
          <w:sz w:val="24"/>
          <w:szCs w:val="24"/>
        </w:rPr>
        <w:t>s Prime Steakhouse and Wine Bar</w:t>
      </w:r>
      <w:r w:rsidR="195A3DBC" w:rsidRPr="0B2EB41A">
        <w:rPr>
          <w:rFonts w:ascii="Arial" w:hAnsi="Arial" w:cs="Arial"/>
          <w:sz w:val="24"/>
          <w:szCs w:val="24"/>
        </w:rPr>
        <w:t xml:space="preserve"> – a </w:t>
      </w:r>
      <w:r w:rsidRPr="001E458F">
        <w:rPr>
          <w:rFonts w:ascii="Arial" w:hAnsi="Arial" w:cs="Arial"/>
          <w:sz w:val="24"/>
          <w:szCs w:val="24"/>
        </w:rPr>
        <w:t>part of Bloomin</w:t>
      </w:r>
      <w:r w:rsidR="00077FBB">
        <w:rPr>
          <w:rFonts w:ascii="Arial" w:hAnsi="Arial" w:cs="Arial"/>
          <w:sz w:val="24"/>
          <w:szCs w:val="24"/>
        </w:rPr>
        <w:t>’</w:t>
      </w:r>
      <w:r w:rsidRPr="001E458F">
        <w:rPr>
          <w:rFonts w:ascii="Arial" w:hAnsi="Arial" w:cs="Arial"/>
          <w:sz w:val="24"/>
          <w:szCs w:val="24"/>
        </w:rPr>
        <w:t xml:space="preserve"> Brands</w:t>
      </w:r>
      <w:r w:rsidR="7A6C4B5F" w:rsidRPr="0B2EB41A">
        <w:rPr>
          <w:rFonts w:ascii="Arial" w:hAnsi="Arial" w:cs="Arial"/>
          <w:sz w:val="24"/>
          <w:szCs w:val="24"/>
        </w:rPr>
        <w:t xml:space="preserve"> -</w:t>
      </w:r>
      <w:r w:rsidRPr="001E458F">
        <w:rPr>
          <w:rFonts w:ascii="Arial" w:hAnsi="Arial" w:cs="Arial"/>
          <w:sz w:val="24"/>
          <w:szCs w:val="24"/>
        </w:rPr>
        <w:t xml:space="preserve"> recently opened a flagship location in Tampa</w:t>
      </w:r>
      <w:r w:rsidR="006A7176">
        <w:rPr>
          <w:rFonts w:ascii="Arial" w:hAnsi="Arial" w:cs="Arial"/>
          <w:sz w:val="24"/>
          <w:szCs w:val="24"/>
        </w:rPr>
        <w:t>,</w:t>
      </w:r>
      <w:r w:rsidRPr="001E458F">
        <w:rPr>
          <w:rFonts w:ascii="Arial" w:hAnsi="Arial" w:cs="Arial"/>
          <w:sz w:val="24"/>
          <w:szCs w:val="24"/>
        </w:rPr>
        <w:t xml:space="preserve"> Florida as part of a significant investment to improve </w:t>
      </w:r>
      <w:r>
        <w:rPr>
          <w:rFonts w:ascii="Arial" w:hAnsi="Arial" w:cs="Arial"/>
          <w:sz w:val="24"/>
          <w:szCs w:val="24"/>
        </w:rPr>
        <w:t>their</w:t>
      </w:r>
      <w:r w:rsidRPr="001E458F">
        <w:rPr>
          <w:rFonts w:ascii="Arial" w:hAnsi="Arial" w:cs="Arial"/>
          <w:sz w:val="24"/>
          <w:szCs w:val="24"/>
        </w:rPr>
        <w:t xml:space="preserve"> dining experience. </w:t>
      </w:r>
      <w:r w:rsidR="6809B2AA" w:rsidRPr="6809B2AA">
        <w:rPr>
          <w:rFonts w:ascii="Arial" w:hAnsi="Arial" w:cs="Arial"/>
          <w:sz w:val="24"/>
          <w:szCs w:val="24"/>
        </w:rPr>
        <w:t>To</w:t>
      </w:r>
      <w:r w:rsidRPr="001E458F">
        <w:rPr>
          <w:rFonts w:ascii="Arial" w:hAnsi="Arial" w:cs="Arial"/>
          <w:sz w:val="24"/>
          <w:szCs w:val="24"/>
        </w:rPr>
        <w:t xml:space="preserve"> enhance the brand</w:t>
      </w:r>
      <w:r w:rsidR="001B6947">
        <w:rPr>
          <w:rFonts w:ascii="Arial" w:hAnsi="Arial" w:cs="Arial"/>
          <w:sz w:val="24"/>
          <w:szCs w:val="24"/>
        </w:rPr>
        <w:t>’</w:t>
      </w:r>
      <w:r w:rsidRPr="001E458F">
        <w:rPr>
          <w:rFonts w:ascii="Arial" w:hAnsi="Arial" w:cs="Arial"/>
          <w:sz w:val="24"/>
          <w:szCs w:val="24"/>
        </w:rPr>
        <w:t xml:space="preserve">s upscale </w:t>
      </w:r>
      <w:r w:rsidR="00D55D90" w:rsidRPr="001E458F">
        <w:rPr>
          <w:rFonts w:ascii="Arial" w:hAnsi="Arial" w:cs="Arial"/>
          <w:sz w:val="24"/>
          <w:szCs w:val="24"/>
        </w:rPr>
        <w:t>image,</w:t>
      </w:r>
      <w:r w:rsidRPr="001E458F">
        <w:rPr>
          <w:rFonts w:ascii="Arial" w:hAnsi="Arial" w:cs="Arial"/>
          <w:sz w:val="24"/>
          <w:szCs w:val="24"/>
        </w:rPr>
        <w:t xml:space="preserve"> the new location offers distinctive features</w:t>
      </w:r>
      <w:r w:rsidR="001B6947">
        <w:rPr>
          <w:rFonts w:ascii="Arial" w:hAnsi="Arial" w:cs="Arial"/>
          <w:sz w:val="24"/>
          <w:szCs w:val="24"/>
        </w:rPr>
        <w:t>,</w:t>
      </w:r>
      <w:r w:rsidR="00DD133E">
        <w:rPr>
          <w:rFonts w:ascii="Arial" w:hAnsi="Arial" w:cs="Arial"/>
          <w:sz w:val="24"/>
          <w:szCs w:val="24"/>
        </w:rPr>
        <w:t xml:space="preserve"> </w:t>
      </w:r>
      <w:r w:rsidR="00DD133E" w:rsidRPr="001E06E1">
        <w:rPr>
          <w:rFonts w:ascii="Arial" w:hAnsi="Arial" w:cs="Arial"/>
          <w:sz w:val="24"/>
          <w:szCs w:val="24"/>
        </w:rPr>
        <w:t>including</w:t>
      </w:r>
      <w:r w:rsidR="001B6947">
        <w:rPr>
          <w:rFonts w:ascii="Arial" w:hAnsi="Arial" w:cs="Arial"/>
          <w:sz w:val="24"/>
          <w:szCs w:val="24"/>
        </w:rPr>
        <w:t xml:space="preserve"> unique </w:t>
      </w:r>
      <w:r w:rsidRPr="001E06E1">
        <w:rPr>
          <w:rFonts w:ascii="Arial" w:hAnsi="Arial" w:cs="Arial"/>
          <w:sz w:val="24"/>
          <w:szCs w:val="24"/>
        </w:rPr>
        <w:t>menu items</w:t>
      </w:r>
      <w:r w:rsidR="00DD133E">
        <w:rPr>
          <w:rFonts w:ascii="Arial" w:hAnsi="Arial" w:cs="Arial"/>
          <w:sz w:val="24"/>
          <w:szCs w:val="24"/>
        </w:rPr>
        <w:t xml:space="preserve">, </w:t>
      </w:r>
      <w:r w:rsidRPr="001E06E1">
        <w:rPr>
          <w:rFonts w:ascii="Arial" w:hAnsi="Arial" w:cs="Arial"/>
          <w:sz w:val="24"/>
          <w:szCs w:val="24"/>
        </w:rPr>
        <w:t>premium steak cuts, signature cocktails, live music, and a wine vault with over 2,500 bottles</w:t>
      </w:r>
      <w:r>
        <w:rPr>
          <w:rFonts w:ascii="Arial" w:hAnsi="Arial" w:cs="Arial"/>
          <w:sz w:val="24"/>
          <w:szCs w:val="24"/>
        </w:rPr>
        <w:t xml:space="preserve"> to create</w:t>
      </w:r>
      <w:r w:rsidRPr="001E458F">
        <w:rPr>
          <w:rFonts w:ascii="Arial" w:hAnsi="Arial" w:cs="Arial"/>
          <w:sz w:val="24"/>
          <w:szCs w:val="24"/>
        </w:rPr>
        <w:t xml:space="preserve"> an immersive environment. </w:t>
      </w:r>
      <w:r w:rsidR="00DD133E">
        <w:rPr>
          <w:rFonts w:ascii="Arial" w:hAnsi="Arial" w:cs="Arial"/>
          <w:sz w:val="24"/>
          <w:szCs w:val="24"/>
        </w:rPr>
        <w:t>T</w:t>
      </w:r>
      <w:r w:rsidRPr="001E458F">
        <w:rPr>
          <w:rFonts w:ascii="Arial" w:hAnsi="Arial" w:cs="Arial"/>
          <w:sz w:val="24"/>
          <w:szCs w:val="24"/>
        </w:rPr>
        <w:t xml:space="preserve">his large investment </w:t>
      </w:r>
      <w:r>
        <w:rPr>
          <w:rFonts w:ascii="Arial" w:hAnsi="Arial" w:cs="Arial"/>
          <w:sz w:val="24"/>
          <w:szCs w:val="24"/>
        </w:rPr>
        <w:t>needs</w:t>
      </w:r>
      <w:r w:rsidR="00DD133E">
        <w:rPr>
          <w:rFonts w:ascii="Arial" w:hAnsi="Arial" w:cs="Arial"/>
          <w:sz w:val="24"/>
          <w:szCs w:val="24"/>
        </w:rPr>
        <w:t xml:space="preserve"> the following</w:t>
      </w:r>
      <w:r w:rsidRPr="001E458F">
        <w:rPr>
          <w:rFonts w:ascii="Arial" w:hAnsi="Arial" w:cs="Arial"/>
          <w:sz w:val="24"/>
          <w:szCs w:val="24"/>
        </w:rPr>
        <w:t xml:space="preserve"> strategic questions </w:t>
      </w:r>
      <w:r>
        <w:rPr>
          <w:rFonts w:ascii="Arial" w:hAnsi="Arial" w:cs="Arial"/>
          <w:sz w:val="24"/>
          <w:szCs w:val="24"/>
        </w:rPr>
        <w:t>answered</w:t>
      </w:r>
      <w:r w:rsidR="00DD133E">
        <w:rPr>
          <w:rFonts w:ascii="Arial" w:hAnsi="Arial" w:cs="Arial"/>
          <w:sz w:val="24"/>
          <w:szCs w:val="24"/>
        </w:rPr>
        <w:t>:</w:t>
      </w:r>
    </w:p>
    <w:p w14:paraId="38F7DC64" w14:textId="77777777" w:rsidR="007C11F0" w:rsidRDefault="007C11F0" w:rsidP="009A46D7">
      <w:pPr>
        <w:spacing w:after="0" w:line="240" w:lineRule="auto"/>
        <w:rPr>
          <w:rFonts w:ascii="Arial" w:hAnsi="Arial" w:cs="Arial"/>
          <w:sz w:val="24"/>
          <w:szCs w:val="24"/>
        </w:rPr>
      </w:pPr>
    </w:p>
    <w:p w14:paraId="456F2F80" w14:textId="77777777" w:rsidR="007C11F0" w:rsidRDefault="00CE7197" w:rsidP="00F91B63">
      <w:pPr>
        <w:pStyle w:val="ListParagraph"/>
        <w:numPr>
          <w:ilvl w:val="0"/>
          <w:numId w:val="20"/>
        </w:numPr>
        <w:spacing w:after="0" w:line="240" w:lineRule="auto"/>
        <w:rPr>
          <w:rFonts w:ascii="Arial" w:hAnsi="Arial" w:cs="Arial"/>
          <w:sz w:val="24"/>
          <w:szCs w:val="24"/>
        </w:rPr>
      </w:pPr>
      <w:r>
        <w:rPr>
          <w:rFonts w:ascii="Arial" w:hAnsi="Arial" w:cs="Arial"/>
          <w:sz w:val="24"/>
          <w:szCs w:val="24"/>
        </w:rPr>
        <w:t xml:space="preserve">Are there any common characteristics </w:t>
      </w:r>
      <w:r w:rsidR="00ED1EAB">
        <w:rPr>
          <w:rFonts w:ascii="Arial" w:hAnsi="Arial" w:cs="Arial"/>
          <w:sz w:val="24"/>
          <w:szCs w:val="24"/>
        </w:rPr>
        <w:t xml:space="preserve">or patterns between customers that prefer </w:t>
      </w:r>
      <w:r w:rsidR="001D2BD2">
        <w:rPr>
          <w:rFonts w:ascii="Arial" w:hAnsi="Arial" w:cs="Arial"/>
          <w:sz w:val="24"/>
          <w:szCs w:val="24"/>
        </w:rPr>
        <w:t>the same attributes in a fine dining steakhouse</w:t>
      </w:r>
      <w:r w:rsidR="00ED1EAB">
        <w:rPr>
          <w:rFonts w:ascii="Arial" w:hAnsi="Arial" w:cs="Arial"/>
          <w:sz w:val="24"/>
          <w:szCs w:val="24"/>
        </w:rPr>
        <w:t xml:space="preserve">? </w:t>
      </w:r>
    </w:p>
    <w:p w14:paraId="557E0E27" w14:textId="2539477B" w:rsidR="00F91B63" w:rsidRDefault="00F91B63" w:rsidP="00F91B63">
      <w:pPr>
        <w:pStyle w:val="ListParagraph"/>
        <w:numPr>
          <w:ilvl w:val="0"/>
          <w:numId w:val="20"/>
        </w:numPr>
        <w:spacing w:after="0" w:line="240" w:lineRule="auto"/>
        <w:rPr>
          <w:rFonts w:ascii="Arial" w:hAnsi="Arial" w:cs="Arial"/>
          <w:sz w:val="24"/>
          <w:szCs w:val="24"/>
        </w:rPr>
      </w:pPr>
      <w:r>
        <w:rPr>
          <w:rFonts w:ascii="Arial" w:hAnsi="Arial" w:cs="Arial"/>
          <w:sz w:val="24"/>
          <w:szCs w:val="24"/>
        </w:rPr>
        <w:t>How do our Guests currently feel about Fleming’s?</w:t>
      </w:r>
    </w:p>
    <w:p w14:paraId="5FF1C109" w14:textId="77777777" w:rsidR="00F91B63" w:rsidRDefault="00F91B63" w:rsidP="00F91B63">
      <w:pPr>
        <w:pStyle w:val="ListParagraph"/>
        <w:numPr>
          <w:ilvl w:val="0"/>
          <w:numId w:val="20"/>
        </w:numPr>
        <w:spacing w:after="0" w:line="240" w:lineRule="auto"/>
        <w:rPr>
          <w:rFonts w:ascii="Arial" w:hAnsi="Arial" w:cs="Arial"/>
          <w:sz w:val="24"/>
          <w:szCs w:val="24"/>
        </w:rPr>
      </w:pPr>
      <w:r>
        <w:rPr>
          <w:rFonts w:ascii="Arial" w:hAnsi="Arial" w:cs="Arial"/>
          <w:sz w:val="24"/>
          <w:szCs w:val="24"/>
        </w:rPr>
        <w:t xml:space="preserve">How </w:t>
      </w:r>
      <w:r w:rsidRPr="6115CFFA">
        <w:rPr>
          <w:rFonts w:ascii="Arial" w:hAnsi="Arial" w:cs="Arial"/>
          <w:sz w:val="24"/>
          <w:szCs w:val="24"/>
        </w:rPr>
        <w:t>can</w:t>
      </w:r>
      <w:r>
        <w:rPr>
          <w:rFonts w:ascii="Arial" w:hAnsi="Arial" w:cs="Arial"/>
          <w:sz w:val="24"/>
          <w:szCs w:val="24"/>
        </w:rPr>
        <w:t xml:space="preserve"> Fleming’s position themselves better in the fine dining steakhouse industry? </w:t>
      </w:r>
      <w:r w:rsidRPr="006741D2">
        <w:rPr>
          <w:rFonts w:ascii="Arial" w:hAnsi="Arial" w:cs="Arial"/>
          <w:sz w:val="24"/>
          <w:szCs w:val="24"/>
        </w:rPr>
        <w:t xml:space="preserve"> </w:t>
      </w:r>
    </w:p>
    <w:p w14:paraId="068C986A" w14:textId="77777777" w:rsidR="007C11F0" w:rsidRDefault="007C11F0" w:rsidP="009A46D7">
      <w:pPr>
        <w:spacing w:after="0" w:line="240" w:lineRule="auto"/>
        <w:rPr>
          <w:rFonts w:ascii="Arial" w:hAnsi="Arial" w:cs="Arial"/>
          <w:sz w:val="24"/>
          <w:szCs w:val="24"/>
        </w:rPr>
      </w:pPr>
    </w:p>
    <w:p w14:paraId="4CB83EE3" w14:textId="0E883067" w:rsidR="00B12787" w:rsidRDefault="00F954AA" w:rsidP="009A46D7">
      <w:pPr>
        <w:spacing w:after="0" w:line="240" w:lineRule="auto"/>
        <w:rPr>
          <w:rFonts w:ascii="Arial" w:hAnsi="Arial" w:cs="Arial"/>
          <w:sz w:val="24"/>
          <w:szCs w:val="24"/>
        </w:rPr>
      </w:pPr>
      <w:r w:rsidRPr="007C11F0">
        <w:rPr>
          <w:rFonts w:ascii="Arial" w:hAnsi="Arial" w:cs="Arial"/>
          <w:sz w:val="24"/>
          <w:szCs w:val="24"/>
        </w:rPr>
        <w:t xml:space="preserve">By analyzing </w:t>
      </w:r>
      <w:r w:rsidR="00A324C6">
        <w:rPr>
          <w:rFonts w:ascii="Arial" w:hAnsi="Arial" w:cs="Arial"/>
          <w:sz w:val="24"/>
          <w:szCs w:val="24"/>
        </w:rPr>
        <w:t>the segmentation of consumers</w:t>
      </w:r>
      <w:r w:rsidR="6809B2AA" w:rsidRPr="6809B2AA">
        <w:rPr>
          <w:rFonts w:ascii="Arial" w:hAnsi="Arial" w:cs="Arial"/>
          <w:sz w:val="24"/>
          <w:szCs w:val="24"/>
        </w:rPr>
        <w:t>,</w:t>
      </w:r>
      <w:r w:rsidRPr="007C11F0">
        <w:rPr>
          <w:rFonts w:ascii="Arial" w:hAnsi="Arial" w:cs="Arial"/>
          <w:sz w:val="24"/>
          <w:szCs w:val="24"/>
        </w:rPr>
        <w:t xml:space="preserve"> sentiment </w:t>
      </w:r>
      <w:r w:rsidR="00684798">
        <w:rPr>
          <w:rFonts w:ascii="Arial" w:hAnsi="Arial" w:cs="Arial"/>
          <w:sz w:val="24"/>
          <w:szCs w:val="24"/>
        </w:rPr>
        <w:t>analysis</w:t>
      </w:r>
      <w:r w:rsidR="009A25D4">
        <w:rPr>
          <w:rFonts w:ascii="Arial" w:hAnsi="Arial" w:cs="Arial"/>
          <w:sz w:val="24"/>
          <w:szCs w:val="24"/>
        </w:rPr>
        <w:t>,</w:t>
      </w:r>
      <w:r w:rsidR="00684798">
        <w:rPr>
          <w:rFonts w:ascii="Arial" w:hAnsi="Arial" w:cs="Arial"/>
          <w:sz w:val="24"/>
          <w:szCs w:val="24"/>
        </w:rPr>
        <w:t xml:space="preserve"> </w:t>
      </w:r>
      <w:r w:rsidRPr="007C11F0">
        <w:rPr>
          <w:rFonts w:ascii="Arial" w:hAnsi="Arial" w:cs="Arial"/>
          <w:sz w:val="24"/>
          <w:szCs w:val="24"/>
        </w:rPr>
        <w:t xml:space="preserve">and </w:t>
      </w:r>
      <w:r w:rsidR="00A324C6">
        <w:rPr>
          <w:rFonts w:ascii="Arial" w:hAnsi="Arial" w:cs="Arial"/>
          <w:sz w:val="24"/>
          <w:szCs w:val="24"/>
        </w:rPr>
        <w:t>perceptual mapping</w:t>
      </w:r>
      <w:r w:rsidR="004F290A">
        <w:rPr>
          <w:rFonts w:ascii="Arial" w:hAnsi="Arial" w:cs="Arial"/>
          <w:sz w:val="24"/>
          <w:szCs w:val="24"/>
        </w:rPr>
        <w:t xml:space="preserve">, </w:t>
      </w:r>
      <w:r w:rsidRPr="007C11F0">
        <w:rPr>
          <w:rFonts w:ascii="Arial" w:hAnsi="Arial" w:cs="Arial"/>
          <w:sz w:val="24"/>
          <w:szCs w:val="24"/>
        </w:rPr>
        <w:t>these research questions</w:t>
      </w:r>
      <w:r w:rsidR="004F290A">
        <w:rPr>
          <w:rFonts w:ascii="Arial" w:hAnsi="Arial" w:cs="Arial"/>
          <w:sz w:val="24"/>
          <w:szCs w:val="24"/>
        </w:rPr>
        <w:t xml:space="preserve"> can be answered</w:t>
      </w:r>
      <w:r w:rsidRPr="007C11F0">
        <w:rPr>
          <w:rFonts w:ascii="Arial" w:hAnsi="Arial" w:cs="Arial"/>
          <w:sz w:val="24"/>
          <w:szCs w:val="24"/>
        </w:rPr>
        <w:t xml:space="preserve">. </w:t>
      </w:r>
      <w:r w:rsidR="004F290A">
        <w:rPr>
          <w:rFonts w:ascii="Arial" w:hAnsi="Arial" w:cs="Arial"/>
          <w:sz w:val="24"/>
          <w:szCs w:val="24"/>
        </w:rPr>
        <w:t xml:space="preserve">These </w:t>
      </w:r>
      <w:r w:rsidR="009B33F3">
        <w:rPr>
          <w:rFonts w:ascii="Arial" w:hAnsi="Arial" w:cs="Arial"/>
          <w:sz w:val="24"/>
          <w:szCs w:val="24"/>
        </w:rPr>
        <w:t xml:space="preserve">data-analysis tools </w:t>
      </w:r>
      <w:r w:rsidRPr="007C11F0">
        <w:rPr>
          <w:rFonts w:ascii="Arial" w:hAnsi="Arial" w:cs="Arial"/>
          <w:sz w:val="24"/>
          <w:szCs w:val="24"/>
        </w:rPr>
        <w:t>will be utilized to analyze guest feedback</w:t>
      </w:r>
      <w:r w:rsidR="1E788B15" w:rsidRPr="0B2EB41A">
        <w:rPr>
          <w:rFonts w:ascii="Arial" w:hAnsi="Arial" w:cs="Arial"/>
          <w:sz w:val="24"/>
          <w:szCs w:val="24"/>
        </w:rPr>
        <w:t>,</w:t>
      </w:r>
      <w:r w:rsidRPr="007C11F0">
        <w:rPr>
          <w:rFonts w:ascii="Arial" w:hAnsi="Arial" w:cs="Arial"/>
          <w:sz w:val="24"/>
          <w:szCs w:val="24"/>
        </w:rPr>
        <w:t xml:space="preserve"> evaluate Fleming</w:t>
      </w:r>
      <w:r w:rsidR="00077FBB">
        <w:rPr>
          <w:rFonts w:ascii="Arial" w:hAnsi="Arial" w:cs="Arial"/>
          <w:sz w:val="24"/>
          <w:szCs w:val="24"/>
        </w:rPr>
        <w:t>’</w:t>
      </w:r>
      <w:r w:rsidRPr="007C11F0">
        <w:rPr>
          <w:rFonts w:ascii="Arial" w:hAnsi="Arial" w:cs="Arial"/>
          <w:sz w:val="24"/>
          <w:szCs w:val="24"/>
        </w:rPr>
        <w:t>s competitive edge in the market</w:t>
      </w:r>
      <w:r w:rsidR="00FC0D01">
        <w:rPr>
          <w:rFonts w:ascii="Arial" w:hAnsi="Arial" w:cs="Arial"/>
          <w:sz w:val="24"/>
          <w:szCs w:val="24"/>
        </w:rPr>
        <w:t>,</w:t>
      </w:r>
      <w:r w:rsidRPr="007C11F0">
        <w:rPr>
          <w:rFonts w:ascii="Arial" w:hAnsi="Arial" w:cs="Arial"/>
          <w:sz w:val="24"/>
          <w:szCs w:val="24"/>
        </w:rPr>
        <w:t xml:space="preserve"> and comprehend customer priorities. </w:t>
      </w:r>
    </w:p>
    <w:p w14:paraId="72AA6B37" w14:textId="77777777" w:rsidR="00B12787" w:rsidRDefault="00B12787" w:rsidP="009A46D7">
      <w:pPr>
        <w:spacing w:after="0" w:line="240" w:lineRule="auto"/>
        <w:rPr>
          <w:rFonts w:ascii="Arial" w:hAnsi="Arial" w:cs="Arial"/>
          <w:sz w:val="24"/>
          <w:szCs w:val="24"/>
        </w:rPr>
      </w:pPr>
    </w:p>
    <w:p w14:paraId="7E38FE13" w14:textId="21E50F9E" w:rsidR="00F954AA" w:rsidRPr="007C11F0" w:rsidRDefault="00C56D06" w:rsidP="009A46D7">
      <w:pPr>
        <w:spacing w:after="0" w:line="240" w:lineRule="auto"/>
        <w:rPr>
          <w:rFonts w:ascii="Arial" w:hAnsi="Arial" w:cs="Arial"/>
          <w:sz w:val="24"/>
          <w:szCs w:val="24"/>
        </w:rPr>
      </w:pPr>
      <w:r w:rsidRPr="00A71663">
        <w:rPr>
          <w:rFonts w:ascii="Arial" w:hAnsi="Arial" w:cs="Arial"/>
          <w:bCs/>
          <w:sz w:val="24"/>
          <w:szCs w:val="24"/>
        </w:rPr>
        <w:t xml:space="preserve">This </w:t>
      </w:r>
      <w:r>
        <w:rPr>
          <w:rFonts w:ascii="Arial" w:hAnsi="Arial" w:cs="Arial"/>
          <w:bCs/>
          <w:sz w:val="24"/>
          <w:szCs w:val="24"/>
        </w:rPr>
        <w:t>paper</w:t>
      </w:r>
      <w:r w:rsidRPr="00A71663">
        <w:rPr>
          <w:rFonts w:ascii="Arial" w:hAnsi="Arial" w:cs="Arial"/>
          <w:bCs/>
          <w:sz w:val="24"/>
          <w:szCs w:val="24"/>
        </w:rPr>
        <w:t xml:space="preserve"> investigate</w:t>
      </w:r>
      <w:r w:rsidR="00FC0D01">
        <w:rPr>
          <w:rFonts w:ascii="Arial" w:hAnsi="Arial" w:cs="Arial"/>
          <w:bCs/>
          <w:sz w:val="24"/>
          <w:szCs w:val="24"/>
        </w:rPr>
        <w:t>s</w:t>
      </w:r>
      <w:r w:rsidRPr="00A71663">
        <w:rPr>
          <w:rFonts w:ascii="Arial" w:hAnsi="Arial" w:cs="Arial"/>
          <w:bCs/>
          <w:sz w:val="24"/>
          <w:szCs w:val="24"/>
        </w:rPr>
        <w:t xml:space="preserve"> whether </w:t>
      </w:r>
      <w:r w:rsidR="005C3ADE" w:rsidRPr="009A46D7">
        <w:rPr>
          <w:rFonts w:ascii="Arial" w:hAnsi="Arial" w:cs="Arial"/>
          <w:bCs/>
          <w:sz w:val="24"/>
          <w:szCs w:val="24"/>
        </w:rPr>
        <w:t>Fleming’s</w:t>
      </w:r>
      <w:r w:rsidRPr="00A71663">
        <w:rPr>
          <w:rFonts w:ascii="Arial" w:hAnsi="Arial" w:cs="Arial"/>
          <w:bCs/>
          <w:sz w:val="24"/>
          <w:szCs w:val="24"/>
        </w:rPr>
        <w:t xml:space="preserve"> new experiences are appealing to both present and </w:t>
      </w:r>
      <w:r w:rsidR="00FC0D01">
        <w:rPr>
          <w:rFonts w:ascii="Arial" w:hAnsi="Arial" w:cs="Arial"/>
          <w:bCs/>
          <w:sz w:val="24"/>
          <w:szCs w:val="24"/>
        </w:rPr>
        <w:t>future</w:t>
      </w:r>
      <w:r w:rsidRPr="00A71663">
        <w:rPr>
          <w:rFonts w:ascii="Arial" w:hAnsi="Arial" w:cs="Arial"/>
          <w:bCs/>
          <w:sz w:val="24"/>
          <w:szCs w:val="24"/>
        </w:rPr>
        <w:t xml:space="preserve"> customers</w:t>
      </w:r>
      <w:r w:rsidRPr="6809B2AA">
        <w:rPr>
          <w:rFonts w:ascii="Arial" w:hAnsi="Arial" w:cs="Arial"/>
          <w:sz w:val="24"/>
          <w:szCs w:val="24"/>
        </w:rPr>
        <w:t>,</w:t>
      </w:r>
      <w:r w:rsidRPr="00A71663">
        <w:rPr>
          <w:rFonts w:ascii="Arial" w:hAnsi="Arial" w:cs="Arial"/>
          <w:bCs/>
          <w:sz w:val="24"/>
          <w:szCs w:val="24"/>
        </w:rPr>
        <w:t xml:space="preserve"> how they stack up against rivals</w:t>
      </w:r>
      <w:r w:rsidR="00032060">
        <w:rPr>
          <w:rFonts w:ascii="Arial" w:hAnsi="Arial" w:cs="Arial"/>
          <w:bCs/>
          <w:sz w:val="24"/>
          <w:szCs w:val="24"/>
        </w:rPr>
        <w:t xml:space="preserve">, </w:t>
      </w:r>
      <w:r w:rsidRPr="00A71663">
        <w:rPr>
          <w:rFonts w:ascii="Arial" w:hAnsi="Arial" w:cs="Arial"/>
          <w:bCs/>
          <w:sz w:val="24"/>
          <w:szCs w:val="24"/>
        </w:rPr>
        <w:t>and which variables have the biggest effect</w:t>
      </w:r>
      <w:r w:rsidR="00032060">
        <w:rPr>
          <w:rFonts w:ascii="Arial" w:hAnsi="Arial" w:cs="Arial"/>
          <w:bCs/>
          <w:sz w:val="24"/>
          <w:szCs w:val="24"/>
        </w:rPr>
        <w:t>s</w:t>
      </w:r>
      <w:r w:rsidRPr="00A71663">
        <w:rPr>
          <w:rFonts w:ascii="Arial" w:hAnsi="Arial" w:cs="Arial"/>
          <w:bCs/>
          <w:sz w:val="24"/>
          <w:szCs w:val="24"/>
        </w:rPr>
        <w:t xml:space="preserve"> on customer satisfaction and loyalty. The research also </w:t>
      </w:r>
      <w:r w:rsidR="00032060">
        <w:rPr>
          <w:rFonts w:ascii="Arial" w:hAnsi="Arial" w:cs="Arial"/>
          <w:bCs/>
          <w:sz w:val="24"/>
          <w:szCs w:val="24"/>
        </w:rPr>
        <w:t>uncovers</w:t>
      </w:r>
      <w:r w:rsidRPr="00A71663">
        <w:rPr>
          <w:rFonts w:ascii="Arial" w:hAnsi="Arial" w:cs="Arial"/>
          <w:bCs/>
          <w:sz w:val="24"/>
          <w:szCs w:val="24"/>
        </w:rPr>
        <w:t xml:space="preserve"> whether </w:t>
      </w:r>
      <w:r w:rsidR="00032060">
        <w:rPr>
          <w:rFonts w:ascii="Arial" w:hAnsi="Arial" w:cs="Arial"/>
          <w:bCs/>
          <w:sz w:val="24"/>
          <w:szCs w:val="24"/>
        </w:rPr>
        <w:t xml:space="preserve">the </w:t>
      </w:r>
      <w:r w:rsidRPr="00A71663">
        <w:rPr>
          <w:rFonts w:ascii="Arial" w:hAnsi="Arial" w:cs="Arial"/>
          <w:bCs/>
          <w:sz w:val="24"/>
          <w:szCs w:val="24"/>
        </w:rPr>
        <w:t xml:space="preserve">innovations </w:t>
      </w:r>
      <w:r w:rsidR="00032060">
        <w:rPr>
          <w:rFonts w:ascii="Arial" w:hAnsi="Arial" w:cs="Arial"/>
          <w:bCs/>
          <w:sz w:val="24"/>
          <w:szCs w:val="24"/>
        </w:rPr>
        <w:t xml:space="preserve">in the Tampa flagship </w:t>
      </w:r>
      <w:r w:rsidR="001642C2">
        <w:rPr>
          <w:rFonts w:ascii="Arial" w:hAnsi="Arial" w:cs="Arial"/>
          <w:bCs/>
          <w:sz w:val="24"/>
          <w:szCs w:val="24"/>
        </w:rPr>
        <w:t xml:space="preserve">are worth </w:t>
      </w:r>
      <w:r w:rsidR="00B454D8">
        <w:rPr>
          <w:rFonts w:ascii="Arial" w:hAnsi="Arial" w:cs="Arial"/>
          <w:bCs/>
          <w:sz w:val="24"/>
          <w:szCs w:val="24"/>
        </w:rPr>
        <w:t>the large investment</w:t>
      </w:r>
      <w:r w:rsidRPr="00A71663">
        <w:rPr>
          <w:rFonts w:ascii="Arial" w:hAnsi="Arial" w:cs="Arial"/>
          <w:bCs/>
          <w:sz w:val="24"/>
          <w:szCs w:val="24"/>
        </w:rPr>
        <w:t>.</w:t>
      </w:r>
      <w:r w:rsidR="00FC0D01">
        <w:rPr>
          <w:rFonts w:ascii="Arial" w:hAnsi="Arial" w:cs="Arial"/>
          <w:bCs/>
          <w:sz w:val="24"/>
          <w:szCs w:val="24"/>
        </w:rPr>
        <w:t xml:space="preserve"> </w:t>
      </w:r>
    </w:p>
    <w:p w14:paraId="04FC27A3" w14:textId="77777777" w:rsidR="00C964B7" w:rsidRDefault="00C964B7" w:rsidP="009A46D7">
      <w:pPr>
        <w:spacing w:after="0" w:line="240" w:lineRule="auto"/>
        <w:rPr>
          <w:rFonts w:ascii="Arial" w:hAnsi="Arial" w:cs="Arial"/>
          <w:b/>
          <w:color w:val="C00000"/>
          <w:sz w:val="24"/>
          <w:szCs w:val="24"/>
          <w:u w:val="single"/>
        </w:rPr>
      </w:pPr>
    </w:p>
    <w:p w14:paraId="60DBFAFE" w14:textId="50E82BF4" w:rsidR="005A7160" w:rsidRDefault="005A7160" w:rsidP="009A46D7">
      <w:pPr>
        <w:spacing w:after="0" w:line="240" w:lineRule="auto"/>
        <w:rPr>
          <w:rFonts w:ascii="Arial" w:hAnsi="Arial" w:cs="Arial"/>
          <w:b/>
          <w:color w:val="C00000"/>
          <w:sz w:val="24"/>
          <w:szCs w:val="24"/>
          <w:u w:val="single"/>
        </w:rPr>
      </w:pPr>
      <w:r w:rsidRPr="003F2AE1">
        <w:rPr>
          <w:rFonts w:ascii="Arial" w:hAnsi="Arial" w:cs="Arial"/>
          <w:b/>
          <w:color w:val="C00000"/>
          <w:sz w:val="24"/>
          <w:szCs w:val="24"/>
          <w:u w:val="single"/>
        </w:rPr>
        <w:t>Research Plan</w:t>
      </w:r>
      <w:r w:rsidR="00514174">
        <w:rPr>
          <w:rFonts w:ascii="Arial" w:hAnsi="Arial" w:cs="Arial"/>
          <w:b/>
          <w:color w:val="C00000"/>
          <w:sz w:val="24"/>
          <w:szCs w:val="24"/>
          <w:u w:val="single"/>
        </w:rPr>
        <w:t>, Sampling</w:t>
      </w:r>
      <w:r w:rsidRPr="003F2AE1">
        <w:rPr>
          <w:rFonts w:ascii="Arial" w:hAnsi="Arial" w:cs="Arial"/>
          <w:b/>
          <w:color w:val="C00000"/>
          <w:sz w:val="24"/>
          <w:szCs w:val="24"/>
          <w:u w:val="single"/>
        </w:rPr>
        <w:t xml:space="preserve"> and Methodology:</w:t>
      </w:r>
    </w:p>
    <w:p w14:paraId="4689A11F" w14:textId="77777777" w:rsidR="000424EF" w:rsidRDefault="000424EF" w:rsidP="009A46D7">
      <w:pPr>
        <w:spacing w:after="0" w:line="240" w:lineRule="auto"/>
        <w:rPr>
          <w:rFonts w:ascii="Arial" w:hAnsi="Arial" w:cs="Arial"/>
          <w:b/>
          <w:color w:val="C00000"/>
          <w:sz w:val="24"/>
          <w:szCs w:val="24"/>
          <w:u w:val="single"/>
        </w:rPr>
      </w:pPr>
    </w:p>
    <w:p w14:paraId="40946B29" w14:textId="0314BC1C" w:rsidR="003171C1" w:rsidRDefault="00E843BB" w:rsidP="009A46D7">
      <w:pPr>
        <w:spacing w:after="0" w:line="240" w:lineRule="auto"/>
        <w:rPr>
          <w:rFonts w:ascii="Arial" w:hAnsi="Arial" w:cs="Arial"/>
          <w:bCs/>
          <w:color w:val="000000" w:themeColor="text1"/>
          <w:sz w:val="24"/>
          <w:szCs w:val="24"/>
        </w:rPr>
      </w:pPr>
      <w:r w:rsidRPr="00E843BB">
        <w:rPr>
          <w:rFonts w:ascii="Arial" w:hAnsi="Arial" w:cs="Arial"/>
          <w:bCs/>
          <w:color w:val="000000" w:themeColor="text1"/>
          <w:sz w:val="24"/>
          <w:szCs w:val="24"/>
        </w:rPr>
        <w:t xml:space="preserve">This </w:t>
      </w:r>
      <w:r w:rsidR="00DA3106">
        <w:rPr>
          <w:rFonts w:ascii="Arial" w:hAnsi="Arial" w:cs="Arial"/>
          <w:bCs/>
          <w:color w:val="000000" w:themeColor="text1"/>
          <w:sz w:val="24"/>
          <w:szCs w:val="24"/>
        </w:rPr>
        <w:t>paper</w:t>
      </w:r>
      <w:r w:rsidR="000A4D9D">
        <w:rPr>
          <w:rFonts w:ascii="Arial" w:hAnsi="Arial" w:cs="Arial"/>
          <w:bCs/>
          <w:color w:val="000000" w:themeColor="text1"/>
          <w:sz w:val="24"/>
          <w:szCs w:val="24"/>
        </w:rPr>
        <w:t xml:space="preserve"> utilizes </w:t>
      </w:r>
      <w:r w:rsidR="008351EF">
        <w:rPr>
          <w:rFonts w:ascii="Arial" w:hAnsi="Arial" w:cs="Arial"/>
          <w:bCs/>
          <w:color w:val="000000" w:themeColor="text1"/>
          <w:sz w:val="24"/>
          <w:szCs w:val="24"/>
        </w:rPr>
        <w:t>both</w:t>
      </w:r>
      <w:r w:rsidRPr="00E843BB">
        <w:rPr>
          <w:rFonts w:ascii="Arial" w:hAnsi="Arial" w:cs="Arial"/>
          <w:bCs/>
          <w:color w:val="000000" w:themeColor="text1"/>
          <w:sz w:val="24"/>
          <w:szCs w:val="24"/>
        </w:rPr>
        <w:t xml:space="preserve"> exploratory and descriptive research, which </w:t>
      </w:r>
      <w:bookmarkStart w:id="0" w:name="_Int_6XzMvgAP"/>
      <w:r w:rsidR="00B454D8">
        <w:rPr>
          <w:rFonts w:ascii="Arial" w:hAnsi="Arial" w:cs="Arial"/>
          <w:color w:val="000000" w:themeColor="text1"/>
          <w:sz w:val="24"/>
          <w:szCs w:val="24"/>
        </w:rPr>
        <w:t>were</w:t>
      </w:r>
      <w:bookmarkEnd w:id="0"/>
      <w:r w:rsidRPr="00E843BB">
        <w:rPr>
          <w:rFonts w:ascii="Arial" w:hAnsi="Arial" w:cs="Arial"/>
          <w:bCs/>
          <w:color w:val="000000" w:themeColor="text1"/>
          <w:sz w:val="24"/>
          <w:szCs w:val="24"/>
        </w:rPr>
        <w:t xml:space="preserve"> chosen to investigate the problems Fleming’s Steakhouse</w:t>
      </w:r>
      <w:r w:rsidR="008E1198">
        <w:rPr>
          <w:rFonts w:ascii="Arial" w:hAnsi="Arial" w:cs="Arial"/>
          <w:bCs/>
          <w:color w:val="000000" w:themeColor="text1"/>
          <w:sz w:val="24"/>
          <w:szCs w:val="24"/>
        </w:rPr>
        <w:t xml:space="preserve"> is facing</w:t>
      </w:r>
      <w:r w:rsidRPr="00E843BB">
        <w:rPr>
          <w:rFonts w:ascii="Arial" w:hAnsi="Arial" w:cs="Arial"/>
          <w:bCs/>
          <w:color w:val="000000" w:themeColor="text1"/>
          <w:sz w:val="24"/>
          <w:szCs w:val="24"/>
        </w:rPr>
        <w:t xml:space="preserve">. The purpose of exploratory research is to explore and identify opportunities for Fleming’s to drive restaurant traffic, increase sales, and obtain and attract customers. </w:t>
      </w:r>
      <w:r w:rsidR="008E1198">
        <w:rPr>
          <w:rFonts w:ascii="Arial" w:hAnsi="Arial" w:cs="Arial"/>
          <w:bCs/>
          <w:color w:val="000000" w:themeColor="text1"/>
          <w:sz w:val="24"/>
          <w:szCs w:val="24"/>
        </w:rPr>
        <w:t>E</w:t>
      </w:r>
      <w:r w:rsidR="008E1198" w:rsidRPr="00E843BB">
        <w:rPr>
          <w:rFonts w:ascii="Arial" w:hAnsi="Arial" w:cs="Arial"/>
          <w:bCs/>
          <w:color w:val="000000" w:themeColor="text1"/>
          <w:sz w:val="24"/>
          <w:szCs w:val="24"/>
        </w:rPr>
        <w:t xml:space="preserve">xploratory research </w:t>
      </w:r>
      <w:r w:rsidR="00360E16">
        <w:rPr>
          <w:rFonts w:ascii="Arial" w:hAnsi="Arial" w:cs="Arial"/>
          <w:bCs/>
          <w:color w:val="000000" w:themeColor="text1"/>
          <w:sz w:val="24"/>
          <w:szCs w:val="24"/>
        </w:rPr>
        <w:t xml:space="preserve">was </w:t>
      </w:r>
      <w:r w:rsidRPr="00E843BB">
        <w:rPr>
          <w:rFonts w:ascii="Arial" w:hAnsi="Arial" w:cs="Arial"/>
          <w:bCs/>
          <w:color w:val="000000" w:themeColor="text1"/>
          <w:sz w:val="24"/>
          <w:szCs w:val="24"/>
        </w:rPr>
        <w:t>conduct</w:t>
      </w:r>
      <w:r w:rsidR="00360E16">
        <w:rPr>
          <w:rFonts w:ascii="Arial" w:hAnsi="Arial" w:cs="Arial"/>
          <w:bCs/>
          <w:color w:val="000000" w:themeColor="text1"/>
          <w:sz w:val="24"/>
          <w:szCs w:val="24"/>
        </w:rPr>
        <w:t>ed</w:t>
      </w:r>
      <w:r w:rsidRPr="00E843BB">
        <w:rPr>
          <w:rFonts w:ascii="Arial" w:hAnsi="Arial" w:cs="Arial"/>
          <w:bCs/>
          <w:color w:val="000000" w:themeColor="text1"/>
          <w:sz w:val="24"/>
          <w:szCs w:val="24"/>
        </w:rPr>
        <w:t xml:space="preserve"> through </w:t>
      </w:r>
      <w:r w:rsidR="00360E16">
        <w:rPr>
          <w:rFonts w:ascii="Arial" w:hAnsi="Arial" w:cs="Arial"/>
          <w:bCs/>
          <w:color w:val="000000" w:themeColor="text1"/>
          <w:sz w:val="24"/>
          <w:szCs w:val="24"/>
        </w:rPr>
        <w:t>a</w:t>
      </w:r>
      <w:r w:rsidRPr="00E843BB">
        <w:rPr>
          <w:rFonts w:ascii="Arial" w:hAnsi="Arial" w:cs="Arial"/>
          <w:bCs/>
          <w:color w:val="000000" w:themeColor="text1"/>
          <w:sz w:val="24"/>
          <w:szCs w:val="24"/>
        </w:rPr>
        <w:t xml:space="preserve"> survey sent out to friends, family, and the </w:t>
      </w:r>
      <w:r w:rsidR="00360E16">
        <w:rPr>
          <w:rFonts w:ascii="Arial" w:hAnsi="Arial" w:cs="Arial"/>
          <w:bCs/>
          <w:color w:val="000000" w:themeColor="text1"/>
          <w:sz w:val="24"/>
          <w:szCs w:val="24"/>
        </w:rPr>
        <w:t>Tampa Bay community</w:t>
      </w:r>
      <w:r w:rsidRPr="00E843BB">
        <w:rPr>
          <w:rFonts w:ascii="Arial" w:hAnsi="Arial" w:cs="Arial"/>
          <w:bCs/>
          <w:color w:val="000000" w:themeColor="text1"/>
          <w:sz w:val="24"/>
          <w:szCs w:val="24"/>
        </w:rPr>
        <w:t>. In addition, descriptive research was used to divide customers into segments based on their characteristics and behaviors. This helps ensure that the correct customers are targeted in restaurant advertisements and promotions.</w:t>
      </w:r>
    </w:p>
    <w:p w14:paraId="6E3DF4A4" w14:textId="77777777" w:rsidR="00E843BB" w:rsidRDefault="00E843BB" w:rsidP="009A46D7">
      <w:pPr>
        <w:spacing w:after="0" w:line="240" w:lineRule="auto"/>
        <w:rPr>
          <w:rFonts w:ascii="Arial" w:hAnsi="Arial" w:cs="Arial"/>
          <w:bCs/>
          <w:color w:val="000000" w:themeColor="text1"/>
          <w:sz w:val="24"/>
          <w:szCs w:val="24"/>
        </w:rPr>
      </w:pPr>
    </w:p>
    <w:p w14:paraId="6BEC6D7C" w14:textId="3A749081" w:rsidR="006741D2" w:rsidRDefault="00E66114" w:rsidP="009A46D7">
      <w:pPr>
        <w:spacing w:after="0" w:line="240" w:lineRule="auto"/>
        <w:rPr>
          <w:rFonts w:ascii="Arial" w:hAnsi="Arial" w:cs="Arial"/>
          <w:bCs/>
          <w:color w:val="000000" w:themeColor="text1"/>
          <w:sz w:val="24"/>
          <w:szCs w:val="24"/>
        </w:rPr>
      </w:pPr>
      <w:r>
        <w:rPr>
          <w:rFonts w:ascii="Arial" w:hAnsi="Arial" w:cs="Arial"/>
          <w:bCs/>
          <w:color w:val="000000" w:themeColor="text1"/>
          <w:sz w:val="24"/>
          <w:szCs w:val="24"/>
        </w:rPr>
        <w:t>To</w:t>
      </w:r>
      <w:r w:rsidR="001F428D">
        <w:rPr>
          <w:rFonts w:ascii="Arial" w:hAnsi="Arial" w:cs="Arial"/>
          <w:bCs/>
          <w:color w:val="000000" w:themeColor="text1"/>
          <w:sz w:val="24"/>
          <w:szCs w:val="24"/>
        </w:rPr>
        <w:t xml:space="preserve"> restate </w:t>
      </w:r>
      <w:r w:rsidR="006741D2">
        <w:rPr>
          <w:rFonts w:ascii="Arial" w:hAnsi="Arial" w:cs="Arial"/>
          <w:bCs/>
          <w:color w:val="000000" w:themeColor="text1"/>
          <w:sz w:val="24"/>
          <w:szCs w:val="24"/>
        </w:rPr>
        <w:t xml:space="preserve">from </w:t>
      </w:r>
      <w:r w:rsidR="00CD4EBD">
        <w:rPr>
          <w:rFonts w:ascii="Arial" w:hAnsi="Arial" w:cs="Arial"/>
          <w:bCs/>
          <w:color w:val="000000" w:themeColor="text1"/>
          <w:sz w:val="24"/>
          <w:szCs w:val="24"/>
        </w:rPr>
        <w:t>the</w:t>
      </w:r>
      <w:r w:rsidR="006741D2">
        <w:rPr>
          <w:rFonts w:ascii="Arial" w:hAnsi="Arial" w:cs="Arial"/>
          <w:bCs/>
          <w:color w:val="000000" w:themeColor="text1"/>
          <w:sz w:val="24"/>
          <w:szCs w:val="24"/>
        </w:rPr>
        <w:t xml:space="preserve"> research problem and relevant background section, </w:t>
      </w:r>
      <w:r w:rsidR="00461EF1">
        <w:rPr>
          <w:rFonts w:ascii="Arial" w:hAnsi="Arial" w:cs="Arial"/>
          <w:bCs/>
          <w:color w:val="000000" w:themeColor="text1"/>
          <w:sz w:val="24"/>
          <w:szCs w:val="24"/>
        </w:rPr>
        <w:t xml:space="preserve">the </w:t>
      </w:r>
      <w:r w:rsidR="001F428D">
        <w:rPr>
          <w:rFonts w:ascii="Arial" w:hAnsi="Arial" w:cs="Arial"/>
          <w:bCs/>
          <w:color w:val="000000" w:themeColor="text1"/>
          <w:sz w:val="24"/>
          <w:szCs w:val="24"/>
        </w:rPr>
        <w:t>problems</w:t>
      </w:r>
      <w:r w:rsidR="00461EF1">
        <w:rPr>
          <w:rFonts w:ascii="Arial" w:hAnsi="Arial" w:cs="Arial"/>
          <w:bCs/>
          <w:color w:val="000000" w:themeColor="text1"/>
          <w:sz w:val="24"/>
          <w:szCs w:val="24"/>
        </w:rPr>
        <w:t xml:space="preserve"> </w:t>
      </w:r>
      <w:r w:rsidR="00CD4EBD">
        <w:rPr>
          <w:rFonts w:ascii="Arial" w:hAnsi="Arial" w:cs="Arial"/>
          <w:bCs/>
          <w:color w:val="000000" w:themeColor="text1"/>
          <w:sz w:val="24"/>
          <w:szCs w:val="24"/>
        </w:rPr>
        <w:t>that need to be solved</w:t>
      </w:r>
      <w:r w:rsidR="00461EF1">
        <w:rPr>
          <w:rFonts w:ascii="Arial" w:hAnsi="Arial" w:cs="Arial"/>
          <w:bCs/>
          <w:color w:val="000000" w:themeColor="text1"/>
          <w:sz w:val="24"/>
          <w:szCs w:val="24"/>
        </w:rPr>
        <w:t xml:space="preserve"> for F</w:t>
      </w:r>
      <w:r w:rsidR="001F428D">
        <w:rPr>
          <w:rFonts w:ascii="Arial" w:hAnsi="Arial" w:cs="Arial"/>
          <w:bCs/>
          <w:color w:val="000000" w:themeColor="text1"/>
          <w:sz w:val="24"/>
          <w:szCs w:val="24"/>
        </w:rPr>
        <w:t xml:space="preserve">leming’s Steakhouse </w:t>
      </w:r>
      <w:r w:rsidR="006741D2">
        <w:rPr>
          <w:rFonts w:ascii="Arial" w:hAnsi="Arial" w:cs="Arial"/>
          <w:bCs/>
          <w:color w:val="000000" w:themeColor="text1"/>
          <w:sz w:val="24"/>
          <w:szCs w:val="24"/>
        </w:rPr>
        <w:t>are:</w:t>
      </w:r>
    </w:p>
    <w:p w14:paraId="77E00744" w14:textId="77777777" w:rsidR="00F43DE1" w:rsidRDefault="00F43DE1" w:rsidP="009A46D7">
      <w:pPr>
        <w:spacing w:after="0" w:line="240" w:lineRule="auto"/>
        <w:rPr>
          <w:rFonts w:ascii="Arial" w:hAnsi="Arial" w:cs="Arial"/>
          <w:bCs/>
          <w:color w:val="000000" w:themeColor="text1"/>
          <w:sz w:val="24"/>
          <w:szCs w:val="24"/>
        </w:rPr>
      </w:pPr>
    </w:p>
    <w:p w14:paraId="5DFBFA33" w14:textId="29510663" w:rsidR="006741D2" w:rsidRDefault="006741D2" w:rsidP="00811230">
      <w:pPr>
        <w:pStyle w:val="ListParagraph"/>
        <w:numPr>
          <w:ilvl w:val="0"/>
          <w:numId w:val="26"/>
        </w:numPr>
        <w:spacing w:after="0" w:line="240" w:lineRule="auto"/>
        <w:rPr>
          <w:rFonts w:ascii="Arial" w:hAnsi="Arial" w:cs="Arial"/>
          <w:sz w:val="24"/>
          <w:szCs w:val="24"/>
        </w:rPr>
      </w:pPr>
      <w:r>
        <w:rPr>
          <w:rFonts w:ascii="Arial" w:hAnsi="Arial" w:cs="Arial"/>
          <w:sz w:val="24"/>
          <w:szCs w:val="24"/>
        </w:rPr>
        <w:lastRenderedPageBreak/>
        <w:t xml:space="preserve">Are there any common characteristics or patterns between customers that prefer the same attributes in a fine dining steakhouse? </w:t>
      </w:r>
    </w:p>
    <w:p w14:paraId="26BA5BD5" w14:textId="2177F73D" w:rsidR="006741D2" w:rsidRDefault="00E4197B" w:rsidP="00811230">
      <w:pPr>
        <w:pStyle w:val="ListParagraph"/>
        <w:numPr>
          <w:ilvl w:val="0"/>
          <w:numId w:val="26"/>
        </w:numPr>
        <w:spacing w:after="0" w:line="240" w:lineRule="auto"/>
        <w:rPr>
          <w:rFonts w:ascii="Arial" w:hAnsi="Arial" w:cs="Arial"/>
          <w:sz w:val="24"/>
          <w:szCs w:val="24"/>
        </w:rPr>
      </w:pPr>
      <w:r>
        <w:rPr>
          <w:rFonts w:ascii="Arial" w:hAnsi="Arial" w:cs="Arial"/>
          <w:sz w:val="24"/>
          <w:szCs w:val="24"/>
        </w:rPr>
        <w:t xml:space="preserve">How do our Guests currently feel about </w:t>
      </w:r>
      <w:r w:rsidR="00F507F2">
        <w:rPr>
          <w:rFonts w:ascii="Arial" w:hAnsi="Arial" w:cs="Arial"/>
          <w:sz w:val="24"/>
          <w:szCs w:val="24"/>
        </w:rPr>
        <w:t xml:space="preserve">Fleming’s? </w:t>
      </w:r>
    </w:p>
    <w:p w14:paraId="5661C408" w14:textId="0154EAE1" w:rsidR="006741D2" w:rsidRDefault="0041652C" w:rsidP="00811230">
      <w:pPr>
        <w:pStyle w:val="ListParagraph"/>
        <w:numPr>
          <w:ilvl w:val="0"/>
          <w:numId w:val="26"/>
        </w:numPr>
        <w:spacing w:after="0" w:line="240" w:lineRule="auto"/>
        <w:rPr>
          <w:rFonts w:ascii="Arial" w:hAnsi="Arial" w:cs="Arial"/>
          <w:sz w:val="24"/>
          <w:szCs w:val="24"/>
        </w:rPr>
      </w:pPr>
      <w:r>
        <w:rPr>
          <w:rFonts w:ascii="Arial" w:hAnsi="Arial" w:cs="Arial"/>
          <w:sz w:val="24"/>
          <w:szCs w:val="24"/>
        </w:rPr>
        <w:t xml:space="preserve">How </w:t>
      </w:r>
      <w:r w:rsidR="00135087" w:rsidRPr="6115CFFA">
        <w:rPr>
          <w:rFonts w:ascii="Arial" w:hAnsi="Arial" w:cs="Arial"/>
          <w:sz w:val="24"/>
          <w:szCs w:val="24"/>
        </w:rPr>
        <w:t>ca</w:t>
      </w:r>
      <w:r w:rsidR="74EE3140" w:rsidRPr="6115CFFA">
        <w:rPr>
          <w:rFonts w:ascii="Arial" w:hAnsi="Arial" w:cs="Arial"/>
          <w:sz w:val="24"/>
          <w:szCs w:val="24"/>
        </w:rPr>
        <w:t>n</w:t>
      </w:r>
      <w:r w:rsidR="00135087">
        <w:rPr>
          <w:rFonts w:ascii="Arial" w:hAnsi="Arial" w:cs="Arial"/>
          <w:sz w:val="24"/>
          <w:szCs w:val="24"/>
        </w:rPr>
        <w:t xml:space="preserve"> </w:t>
      </w:r>
      <w:r>
        <w:rPr>
          <w:rFonts w:ascii="Arial" w:hAnsi="Arial" w:cs="Arial"/>
          <w:sz w:val="24"/>
          <w:szCs w:val="24"/>
        </w:rPr>
        <w:t>Fleming’s position themselves</w:t>
      </w:r>
      <w:r w:rsidR="00135087">
        <w:rPr>
          <w:rFonts w:ascii="Arial" w:hAnsi="Arial" w:cs="Arial"/>
          <w:sz w:val="24"/>
          <w:szCs w:val="24"/>
        </w:rPr>
        <w:t xml:space="preserve"> better</w:t>
      </w:r>
      <w:r>
        <w:rPr>
          <w:rFonts w:ascii="Arial" w:hAnsi="Arial" w:cs="Arial"/>
          <w:sz w:val="24"/>
          <w:szCs w:val="24"/>
        </w:rPr>
        <w:t xml:space="preserve"> in the fine dining steakhouse industry? </w:t>
      </w:r>
      <w:r w:rsidR="006741D2" w:rsidRPr="006741D2">
        <w:rPr>
          <w:rFonts w:ascii="Arial" w:hAnsi="Arial" w:cs="Arial"/>
          <w:sz w:val="24"/>
          <w:szCs w:val="24"/>
        </w:rPr>
        <w:t xml:space="preserve"> </w:t>
      </w:r>
    </w:p>
    <w:p w14:paraId="7646D17A" w14:textId="77777777" w:rsidR="00E84B37" w:rsidRDefault="00E84B37" w:rsidP="00935758">
      <w:pPr>
        <w:spacing w:after="0" w:line="240" w:lineRule="auto"/>
        <w:rPr>
          <w:rFonts w:ascii="Arial" w:hAnsi="Arial" w:cs="Arial"/>
          <w:sz w:val="24"/>
          <w:szCs w:val="24"/>
        </w:rPr>
      </w:pPr>
    </w:p>
    <w:p w14:paraId="7A75EC4E" w14:textId="0F43731A" w:rsidR="00B505D3" w:rsidRDefault="00CD4EBD" w:rsidP="00935758">
      <w:pPr>
        <w:spacing w:after="0" w:line="240" w:lineRule="auto"/>
        <w:rPr>
          <w:rFonts w:ascii="Arial" w:hAnsi="Arial" w:cs="Arial"/>
          <w:sz w:val="24"/>
          <w:szCs w:val="24"/>
        </w:rPr>
      </w:pPr>
      <w:r>
        <w:rPr>
          <w:rFonts w:ascii="Arial" w:hAnsi="Arial" w:cs="Arial"/>
          <w:sz w:val="24"/>
          <w:szCs w:val="24"/>
        </w:rPr>
        <w:t>T</w:t>
      </w:r>
      <w:r w:rsidR="00E84B37" w:rsidRPr="00E84B37">
        <w:rPr>
          <w:rFonts w:ascii="Arial" w:hAnsi="Arial" w:cs="Arial"/>
          <w:sz w:val="24"/>
          <w:szCs w:val="24"/>
        </w:rPr>
        <w:t xml:space="preserve">hese questions will be answered through the three </w:t>
      </w:r>
      <w:r w:rsidR="00687FBC">
        <w:rPr>
          <w:rFonts w:ascii="Arial" w:hAnsi="Arial" w:cs="Arial"/>
          <w:sz w:val="24"/>
          <w:szCs w:val="24"/>
        </w:rPr>
        <w:t xml:space="preserve">data </w:t>
      </w:r>
      <w:r w:rsidR="00E84B37" w:rsidRPr="00E84B37">
        <w:rPr>
          <w:rFonts w:ascii="Arial" w:hAnsi="Arial" w:cs="Arial"/>
          <w:sz w:val="24"/>
          <w:szCs w:val="24"/>
        </w:rPr>
        <w:t>analyses. The first question above will be answered through segmentation analysis, the second through sentiment analysis, and the last through perceptual maps. The research plan to gather data for these questions is explained in depth below:</w:t>
      </w:r>
    </w:p>
    <w:p w14:paraId="6F9DD3AA" w14:textId="77777777" w:rsidR="0020114A" w:rsidRDefault="0020114A" w:rsidP="00935758">
      <w:pPr>
        <w:spacing w:after="0" w:line="240" w:lineRule="auto"/>
        <w:rPr>
          <w:rFonts w:ascii="Arial" w:hAnsi="Arial" w:cs="Arial"/>
          <w:sz w:val="24"/>
          <w:szCs w:val="24"/>
        </w:rPr>
      </w:pPr>
    </w:p>
    <w:p w14:paraId="426BD3C5" w14:textId="17E0750C" w:rsidR="0020114A" w:rsidRDefault="0020114A" w:rsidP="00935758">
      <w:pPr>
        <w:spacing w:after="0" w:line="240" w:lineRule="auto"/>
        <w:rPr>
          <w:rFonts w:ascii="Arial" w:hAnsi="Arial" w:cs="Arial"/>
          <w:b/>
          <w:bCs/>
          <w:sz w:val="24"/>
          <w:szCs w:val="24"/>
        </w:rPr>
      </w:pPr>
      <w:commentRangeStart w:id="1"/>
      <w:r>
        <w:rPr>
          <w:rFonts w:ascii="Arial" w:hAnsi="Arial" w:cs="Arial"/>
          <w:b/>
          <w:bCs/>
          <w:sz w:val="24"/>
          <w:szCs w:val="24"/>
        </w:rPr>
        <w:t>Sampling</w:t>
      </w:r>
      <w:r w:rsidR="0A032F65" w:rsidRPr="009A46D7">
        <w:rPr>
          <w:rFonts w:ascii="Arial" w:hAnsi="Arial" w:cs="Arial"/>
          <w:b/>
          <w:bCs/>
          <w:sz w:val="24"/>
          <w:szCs w:val="24"/>
        </w:rPr>
        <w:t xml:space="preserve"> &amp; Methodology</w:t>
      </w:r>
      <w:commentRangeEnd w:id="1"/>
      <w:r w:rsidR="00542A76">
        <w:rPr>
          <w:rStyle w:val="CommentReference"/>
        </w:rPr>
        <w:commentReference w:id="1"/>
      </w:r>
    </w:p>
    <w:p w14:paraId="63FB2804" w14:textId="03030AEB" w:rsidR="001064C0" w:rsidRDefault="001064C0" w:rsidP="00935758">
      <w:pPr>
        <w:spacing w:after="0" w:line="240" w:lineRule="auto"/>
        <w:rPr>
          <w:rFonts w:ascii="Arial" w:hAnsi="Arial" w:cs="Arial"/>
          <w:b/>
          <w:bCs/>
          <w:sz w:val="24"/>
          <w:szCs w:val="24"/>
        </w:rPr>
      </w:pPr>
    </w:p>
    <w:p w14:paraId="71DFD39E" w14:textId="35532EED" w:rsidR="00570648" w:rsidRDefault="00570648" w:rsidP="00935758">
      <w:pPr>
        <w:spacing w:after="0" w:line="240" w:lineRule="auto"/>
        <w:rPr>
          <w:rFonts w:ascii="Arial" w:hAnsi="Arial" w:cs="Arial"/>
          <w:sz w:val="24"/>
          <w:szCs w:val="24"/>
        </w:rPr>
      </w:pPr>
      <w:r>
        <w:rPr>
          <w:rFonts w:ascii="Arial" w:hAnsi="Arial" w:cs="Arial"/>
          <w:sz w:val="24"/>
          <w:szCs w:val="24"/>
        </w:rPr>
        <w:t xml:space="preserve">When sampling </w:t>
      </w:r>
      <w:r w:rsidR="006B6339">
        <w:rPr>
          <w:rFonts w:ascii="Arial" w:hAnsi="Arial" w:cs="Arial"/>
          <w:sz w:val="24"/>
          <w:szCs w:val="24"/>
        </w:rPr>
        <w:t xml:space="preserve">for </w:t>
      </w:r>
      <w:r w:rsidR="00424912">
        <w:rPr>
          <w:rFonts w:ascii="Arial" w:hAnsi="Arial" w:cs="Arial"/>
          <w:sz w:val="24"/>
          <w:szCs w:val="24"/>
        </w:rPr>
        <w:t>the</w:t>
      </w:r>
      <w:r w:rsidR="001B7068">
        <w:rPr>
          <w:rFonts w:ascii="Arial" w:hAnsi="Arial" w:cs="Arial"/>
          <w:sz w:val="24"/>
          <w:szCs w:val="24"/>
        </w:rPr>
        <w:t xml:space="preserve"> research</w:t>
      </w:r>
      <w:r w:rsidR="00424912">
        <w:rPr>
          <w:rFonts w:ascii="Arial" w:hAnsi="Arial" w:cs="Arial"/>
          <w:sz w:val="24"/>
          <w:szCs w:val="24"/>
        </w:rPr>
        <w:t xml:space="preserve">, data was </w:t>
      </w:r>
      <w:r w:rsidR="001B7068">
        <w:rPr>
          <w:rFonts w:ascii="Arial" w:hAnsi="Arial" w:cs="Arial"/>
          <w:sz w:val="24"/>
          <w:szCs w:val="24"/>
        </w:rPr>
        <w:t xml:space="preserve">gathered </w:t>
      </w:r>
      <w:r w:rsidR="00424912">
        <w:rPr>
          <w:rFonts w:ascii="Arial" w:hAnsi="Arial" w:cs="Arial"/>
          <w:sz w:val="24"/>
          <w:szCs w:val="24"/>
        </w:rPr>
        <w:t xml:space="preserve">specifically to </w:t>
      </w:r>
      <w:r w:rsidR="001B7068">
        <w:rPr>
          <w:rFonts w:ascii="Arial" w:hAnsi="Arial" w:cs="Arial"/>
          <w:sz w:val="24"/>
          <w:szCs w:val="24"/>
        </w:rPr>
        <w:t xml:space="preserve">answer </w:t>
      </w:r>
      <w:r w:rsidR="00424912">
        <w:rPr>
          <w:rFonts w:ascii="Arial" w:hAnsi="Arial" w:cs="Arial"/>
          <w:sz w:val="24"/>
          <w:szCs w:val="24"/>
        </w:rPr>
        <w:t>each</w:t>
      </w:r>
      <w:r w:rsidR="001B7068">
        <w:rPr>
          <w:rFonts w:ascii="Arial" w:hAnsi="Arial" w:cs="Arial"/>
          <w:sz w:val="24"/>
          <w:szCs w:val="24"/>
        </w:rPr>
        <w:t xml:space="preserve"> question </w:t>
      </w:r>
      <w:r w:rsidR="00424912">
        <w:rPr>
          <w:rFonts w:ascii="Arial" w:hAnsi="Arial" w:cs="Arial"/>
          <w:sz w:val="24"/>
          <w:szCs w:val="24"/>
        </w:rPr>
        <w:t>asked above</w:t>
      </w:r>
      <w:r w:rsidR="001B7068">
        <w:rPr>
          <w:rFonts w:ascii="Arial" w:hAnsi="Arial" w:cs="Arial"/>
          <w:sz w:val="24"/>
          <w:szCs w:val="24"/>
        </w:rPr>
        <w:t xml:space="preserve">. </w:t>
      </w:r>
    </w:p>
    <w:p w14:paraId="6511AF5D" w14:textId="4672FEAD" w:rsidR="0B2EB41A" w:rsidRDefault="0B2EB41A" w:rsidP="0B2EB41A">
      <w:pPr>
        <w:spacing w:after="0" w:line="240" w:lineRule="auto"/>
        <w:rPr>
          <w:rFonts w:ascii="Arial" w:hAnsi="Arial" w:cs="Arial"/>
          <w:sz w:val="24"/>
          <w:szCs w:val="24"/>
        </w:rPr>
      </w:pPr>
    </w:p>
    <w:p w14:paraId="0B31279C" w14:textId="60490644" w:rsidR="006D1886" w:rsidRPr="009A46D7" w:rsidRDefault="004B3EE0" w:rsidP="009A46D7">
      <w:pPr>
        <w:spacing w:after="0" w:line="240" w:lineRule="auto"/>
        <w:rPr>
          <w:rFonts w:ascii="Arial" w:hAnsi="Arial" w:cs="Arial"/>
          <w:sz w:val="24"/>
          <w:szCs w:val="24"/>
        </w:rPr>
      </w:pPr>
      <w:r w:rsidRPr="009A46D7">
        <w:rPr>
          <w:rFonts w:ascii="Arial" w:hAnsi="Arial" w:cs="Arial"/>
          <w:sz w:val="24"/>
          <w:szCs w:val="24"/>
        </w:rPr>
        <w:t xml:space="preserve">Data was gathered from </w:t>
      </w:r>
      <w:r w:rsidR="00424912">
        <w:rPr>
          <w:rFonts w:ascii="Arial" w:hAnsi="Arial" w:cs="Arial"/>
          <w:sz w:val="24"/>
          <w:szCs w:val="24"/>
        </w:rPr>
        <w:t>a</w:t>
      </w:r>
      <w:r w:rsidRPr="009A46D7">
        <w:rPr>
          <w:rFonts w:ascii="Arial" w:hAnsi="Arial" w:cs="Arial"/>
          <w:sz w:val="24"/>
          <w:szCs w:val="24"/>
        </w:rPr>
        <w:t xml:space="preserve"> Qualtrics survey</w:t>
      </w:r>
      <w:r w:rsidR="00E037D2">
        <w:rPr>
          <w:rFonts w:ascii="Arial" w:hAnsi="Arial" w:cs="Arial"/>
          <w:sz w:val="24"/>
          <w:szCs w:val="24"/>
        </w:rPr>
        <w:t xml:space="preserve"> that the</w:t>
      </w:r>
      <w:r w:rsidRPr="009A46D7">
        <w:rPr>
          <w:rFonts w:ascii="Arial" w:hAnsi="Arial" w:cs="Arial"/>
          <w:sz w:val="24"/>
          <w:szCs w:val="24"/>
        </w:rPr>
        <w:t xml:space="preserve"> target consumers filled out</w:t>
      </w:r>
      <w:r w:rsidR="00C84357">
        <w:rPr>
          <w:rFonts w:ascii="Arial" w:hAnsi="Arial" w:cs="Arial"/>
          <w:sz w:val="24"/>
          <w:szCs w:val="24"/>
        </w:rPr>
        <w:t>. This data helped with</w:t>
      </w:r>
      <w:r w:rsidRPr="009A46D7">
        <w:rPr>
          <w:rFonts w:ascii="Arial" w:hAnsi="Arial" w:cs="Arial"/>
          <w:sz w:val="24"/>
          <w:szCs w:val="24"/>
        </w:rPr>
        <w:t xml:space="preserve"> conduct</w:t>
      </w:r>
      <w:r w:rsidR="00C84357">
        <w:rPr>
          <w:rFonts w:ascii="Arial" w:hAnsi="Arial" w:cs="Arial"/>
          <w:sz w:val="24"/>
          <w:szCs w:val="24"/>
        </w:rPr>
        <w:t>ing</w:t>
      </w:r>
      <w:r w:rsidRPr="009A46D7">
        <w:rPr>
          <w:rFonts w:ascii="Arial" w:hAnsi="Arial" w:cs="Arial"/>
          <w:sz w:val="24"/>
          <w:szCs w:val="24"/>
        </w:rPr>
        <w:t xml:space="preserve"> segmentation analysis and crea</w:t>
      </w:r>
      <w:r w:rsidR="00C84357">
        <w:rPr>
          <w:rFonts w:ascii="Arial" w:hAnsi="Arial" w:cs="Arial"/>
          <w:sz w:val="24"/>
          <w:szCs w:val="24"/>
        </w:rPr>
        <w:t>ting</w:t>
      </w:r>
      <w:r w:rsidRPr="009A46D7">
        <w:rPr>
          <w:rFonts w:ascii="Arial" w:hAnsi="Arial" w:cs="Arial"/>
          <w:sz w:val="24"/>
          <w:szCs w:val="24"/>
        </w:rPr>
        <w:t xml:space="preserve"> perceptual maps. To gather data related to customer preferences, the </w:t>
      </w:r>
      <w:r w:rsidRPr="62BE0AF2">
        <w:rPr>
          <w:rFonts w:ascii="Arial" w:hAnsi="Arial" w:cs="Arial"/>
          <w:sz w:val="24"/>
          <w:szCs w:val="24"/>
        </w:rPr>
        <w:t>customer</w:t>
      </w:r>
      <w:r w:rsidR="6B39F524" w:rsidRPr="62BE0AF2">
        <w:rPr>
          <w:rFonts w:ascii="Arial" w:hAnsi="Arial" w:cs="Arial"/>
          <w:sz w:val="24"/>
          <w:szCs w:val="24"/>
        </w:rPr>
        <w:t>s</w:t>
      </w:r>
      <w:r w:rsidRPr="62BE0AF2">
        <w:rPr>
          <w:rFonts w:ascii="Arial" w:hAnsi="Arial" w:cs="Arial"/>
          <w:sz w:val="24"/>
          <w:szCs w:val="24"/>
        </w:rPr>
        <w:t xml:space="preserve"> </w:t>
      </w:r>
      <w:r w:rsidR="00C84357" w:rsidRPr="62BE0AF2">
        <w:rPr>
          <w:rFonts w:ascii="Arial" w:hAnsi="Arial" w:cs="Arial"/>
          <w:sz w:val="24"/>
          <w:szCs w:val="24"/>
        </w:rPr>
        <w:t>w</w:t>
      </w:r>
      <w:r w:rsidR="15894B67" w:rsidRPr="62BE0AF2">
        <w:rPr>
          <w:rFonts w:ascii="Arial" w:hAnsi="Arial" w:cs="Arial"/>
          <w:sz w:val="24"/>
          <w:szCs w:val="24"/>
        </w:rPr>
        <w:t>ere</w:t>
      </w:r>
      <w:r w:rsidR="00C84357">
        <w:rPr>
          <w:rFonts w:ascii="Arial" w:hAnsi="Arial" w:cs="Arial"/>
          <w:sz w:val="24"/>
          <w:szCs w:val="24"/>
        </w:rPr>
        <w:t xml:space="preserve"> asked </w:t>
      </w:r>
      <w:r w:rsidRPr="009A46D7">
        <w:rPr>
          <w:rFonts w:ascii="Arial" w:hAnsi="Arial" w:cs="Arial"/>
          <w:sz w:val="24"/>
          <w:szCs w:val="24"/>
        </w:rPr>
        <w:t xml:space="preserve">to rate the importance of different </w:t>
      </w:r>
      <w:r w:rsidR="00A804E8" w:rsidRPr="009A46D7">
        <w:rPr>
          <w:rFonts w:ascii="Arial" w:hAnsi="Arial" w:cs="Arial"/>
          <w:sz w:val="24"/>
          <w:szCs w:val="24"/>
        </w:rPr>
        <w:t>a</w:t>
      </w:r>
      <w:r w:rsidR="00A804E8">
        <w:rPr>
          <w:rFonts w:ascii="Arial" w:hAnsi="Arial" w:cs="Arial"/>
          <w:sz w:val="24"/>
          <w:szCs w:val="24"/>
        </w:rPr>
        <w:t>ttributes</w:t>
      </w:r>
      <w:r w:rsidR="00ED79B3">
        <w:rPr>
          <w:rFonts w:ascii="Arial" w:hAnsi="Arial" w:cs="Arial"/>
          <w:sz w:val="24"/>
          <w:szCs w:val="24"/>
        </w:rPr>
        <w:t xml:space="preserve">: </w:t>
      </w:r>
      <w:r w:rsidRPr="009A46D7">
        <w:rPr>
          <w:rFonts w:ascii="Arial" w:hAnsi="Arial" w:cs="Arial"/>
          <w:sz w:val="24"/>
          <w:szCs w:val="24"/>
        </w:rPr>
        <w:t xml:space="preserve">variety of steak cuts, dining atmosphere décor, wine/cocktail list, overall menu variety, quality of service, and price on a scale </w:t>
      </w:r>
      <w:r w:rsidR="00140D71">
        <w:rPr>
          <w:rFonts w:ascii="Arial" w:hAnsi="Arial" w:cs="Arial"/>
          <w:sz w:val="24"/>
          <w:szCs w:val="24"/>
        </w:rPr>
        <w:t>from</w:t>
      </w:r>
      <w:r w:rsidRPr="009A46D7">
        <w:rPr>
          <w:rFonts w:ascii="Arial" w:hAnsi="Arial" w:cs="Arial"/>
          <w:sz w:val="24"/>
          <w:szCs w:val="24"/>
        </w:rPr>
        <w:t xml:space="preserve"> 1 (least important) to 5 (most important).</w:t>
      </w:r>
    </w:p>
    <w:p w14:paraId="6F8791BC" w14:textId="77777777" w:rsidR="004B3EE0" w:rsidRPr="009A46D7" w:rsidRDefault="004B3EE0" w:rsidP="009A46D7">
      <w:pPr>
        <w:spacing w:after="0" w:line="240" w:lineRule="auto"/>
        <w:rPr>
          <w:rFonts w:ascii="Arial" w:hAnsi="Arial" w:cs="Arial"/>
          <w:sz w:val="24"/>
          <w:szCs w:val="24"/>
        </w:rPr>
      </w:pPr>
    </w:p>
    <w:p w14:paraId="1EA9C0A1" w14:textId="3CB7F5DE" w:rsidR="00E065CD" w:rsidRPr="009A46D7" w:rsidRDefault="00BA52F9" w:rsidP="009A46D7">
      <w:pPr>
        <w:spacing w:after="0" w:line="240" w:lineRule="auto"/>
        <w:rPr>
          <w:rFonts w:ascii="Arial" w:hAnsi="Arial" w:cs="Arial"/>
          <w:sz w:val="24"/>
          <w:szCs w:val="24"/>
        </w:rPr>
      </w:pPr>
      <w:r w:rsidRPr="009A46D7">
        <w:rPr>
          <w:rFonts w:ascii="Arial" w:hAnsi="Arial" w:cs="Arial"/>
          <w:sz w:val="24"/>
          <w:szCs w:val="24"/>
        </w:rPr>
        <w:t xml:space="preserve">In addition to </w:t>
      </w:r>
      <w:r w:rsidR="00140D71">
        <w:rPr>
          <w:rFonts w:ascii="Arial" w:hAnsi="Arial" w:cs="Arial"/>
          <w:sz w:val="24"/>
          <w:szCs w:val="24"/>
        </w:rPr>
        <w:t xml:space="preserve">these </w:t>
      </w:r>
      <w:r w:rsidRPr="009A46D7">
        <w:rPr>
          <w:rFonts w:ascii="Arial" w:hAnsi="Arial" w:cs="Arial"/>
          <w:sz w:val="24"/>
          <w:szCs w:val="24"/>
        </w:rPr>
        <w:t>attribute questions,</w:t>
      </w:r>
      <w:r w:rsidR="00FF3A65">
        <w:rPr>
          <w:rFonts w:ascii="Arial" w:hAnsi="Arial" w:cs="Arial"/>
          <w:sz w:val="24"/>
          <w:szCs w:val="24"/>
        </w:rPr>
        <w:t xml:space="preserve"> respondents were</w:t>
      </w:r>
      <w:r w:rsidRPr="009A46D7">
        <w:rPr>
          <w:rFonts w:ascii="Arial" w:hAnsi="Arial" w:cs="Arial"/>
          <w:sz w:val="24"/>
          <w:szCs w:val="24"/>
        </w:rPr>
        <w:t xml:space="preserve"> asked to answer </w:t>
      </w:r>
      <w:r w:rsidR="00FF3A65">
        <w:rPr>
          <w:rFonts w:ascii="Arial" w:hAnsi="Arial" w:cs="Arial"/>
          <w:sz w:val="24"/>
          <w:szCs w:val="24"/>
        </w:rPr>
        <w:t xml:space="preserve">demographic </w:t>
      </w:r>
      <w:r w:rsidRPr="009A46D7">
        <w:rPr>
          <w:rFonts w:ascii="Arial" w:hAnsi="Arial" w:cs="Arial"/>
          <w:sz w:val="24"/>
          <w:szCs w:val="24"/>
        </w:rPr>
        <w:t xml:space="preserve">questions related to </w:t>
      </w:r>
      <w:r w:rsidR="00FF3A65">
        <w:rPr>
          <w:rFonts w:ascii="Arial" w:hAnsi="Arial" w:cs="Arial"/>
          <w:sz w:val="24"/>
          <w:szCs w:val="24"/>
        </w:rPr>
        <w:t xml:space="preserve">their </w:t>
      </w:r>
      <w:r w:rsidRPr="009A46D7">
        <w:rPr>
          <w:rFonts w:ascii="Arial" w:hAnsi="Arial" w:cs="Arial"/>
          <w:sz w:val="24"/>
          <w:szCs w:val="24"/>
        </w:rPr>
        <w:t>county, age, gender, highest form of education, and income</w:t>
      </w:r>
      <w:r w:rsidR="00725BC8">
        <w:rPr>
          <w:rFonts w:ascii="Arial" w:hAnsi="Arial" w:cs="Arial"/>
          <w:sz w:val="24"/>
          <w:szCs w:val="24"/>
        </w:rPr>
        <w:t>. The survey received a</w:t>
      </w:r>
      <w:r w:rsidRPr="009A46D7">
        <w:rPr>
          <w:rFonts w:ascii="Arial" w:hAnsi="Arial" w:cs="Arial"/>
          <w:sz w:val="24"/>
          <w:szCs w:val="24"/>
        </w:rPr>
        <w:t xml:space="preserve"> total of 94 responses</w:t>
      </w:r>
      <w:r w:rsidR="00E044BB">
        <w:rPr>
          <w:rFonts w:ascii="Arial" w:hAnsi="Arial" w:cs="Arial"/>
          <w:sz w:val="24"/>
          <w:szCs w:val="24"/>
        </w:rPr>
        <w:t>; however</w:t>
      </w:r>
      <w:r w:rsidRPr="009A46D7">
        <w:rPr>
          <w:rFonts w:ascii="Arial" w:hAnsi="Arial" w:cs="Arial"/>
          <w:sz w:val="24"/>
          <w:szCs w:val="24"/>
        </w:rPr>
        <w:t xml:space="preserve">, for the segmentation analysis, only 74 responses </w:t>
      </w:r>
      <w:r w:rsidR="00E044BB">
        <w:rPr>
          <w:rFonts w:ascii="Arial" w:hAnsi="Arial" w:cs="Arial"/>
          <w:sz w:val="24"/>
          <w:szCs w:val="24"/>
        </w:rPr>
        <w:t xml:space="preserve">were used </w:t>
      </w:r>
      <w:r w:rsidRPr="009A46D7">
        <w:rPr>
          <w:rFonts w:ascii="Arial" w:hAnsi="Arial" w:cs="Arial"/>
          <w:sz w:val="24"/>
          <w:szCs w:val="24"/>
        </w:rPr>
        <w:t xml:space="preserve">after excluding the responses from people who </w:t>
      </w:r>
      <w:r w:rsidR="00752417">
        <w:rPr>
          <w:rFonts w:ascii="Arial" w:hAnsi="Arial" w:cs="Arial"/>
          <w:sz w:val="24"/>
          <w:szCs w:val="24"/>
        </w:rPr>
        <w:t>didn’t answer the</w:t>
      </w:r>
      <w:r w:rsidRPr="009A46D7">
        <w:rPr>
          <w:rFonts w:ascii="Arial" w:hAnsi="Arial" w:cs="Arial"/>
          <w:sz w:val="24"/>
          <w:szCs w:val="24"/>
        </w:rPr>
        <w:t xml:space="preserve"> preference data or the demographic data</w:t>
      </w:r>
      <w:r w:rsidR="00752417">
        <w:rPr>
          <w:rFonts w:ascii="Arial" w:hAnsi="Arial" w:cs="Arial"/>
          <w:sz w:val="24"/>
          <w:szCs w:val="24"/>
        </w:rPr>
        <w:t xml:space="preserve"> questions</w:t>
      </w:r>
      <w:r w:rsidRPr="009A46D7">
        <w:rPr>
          <w:rFonts w:ascii="Arial" w:hAnsi="Arial" w:cs="Arial"/>
          <w:sz w:val="24"/>
          <w:szCs w:val="24"/>
        </w:rPr>
        <w:t xml:space="preserve">. </w:t>
      </w:r>
      <w:r w:rsidR="00752417">
        <w:rPr>
          <w:rFonts w:ascii="Arial" w:hAnsi="Arial" w:cs="Arial"/>
          <w:sz w:val="24"/>
          <w:szCs w:val="24"/>
        </w:rPr>
        <w:t>The</w:t>
      </w:r>
      <w:r w:rsidRPr="009A46D7">
        <w:rPr>
          <w:rFonts w:ascii="Arial" w:hAnsi="Arial" w:cs="Arial"/>
          <w:sz w:val="24"/>
          <w:szCs w:val="24"/>
        </w:rPr>
        <w:t xml:space="preserve"> questions </w:t>
      </w:r>
      <w:r w:rsidR="00752417">
        <w:rPr>
          <w:rFonts w:ascii="Arial" w:hAnsi="Arial" w:cs="Arial"/>
          <w:sz w:val="24"/>
          <w:szCs w:val="24"/>
        </w:rPr>
        <w:t xml:space="preserve">that </w:t>
      </w:r>
      <w:r w:rsidRPr="009A46D7">
        <w:rPr>
          <w:rFonts w:ascii="Arial" w:hAnsi="Arial" w:cs="Arial"/>
          <w:sz w:val="24"/>
          <w:szCs w:val="24"/>
        </w:rPr>
        <w:t xml:space="preserve">the respondents did not answer were replaced with null values to perform the analysis in </w:t>
      </w:r>
      <w:proofErr w:type="spellStart"/>
      <w:r w:rsidRPr="009A46D7">
        <w:rPr>
          <w:rFonts w:ascii="Arial" w:hAnsi="Arial" w:cs="Arial"/>
          <w:sz w:val="24"/>
          <w:szCs w:val="24"/>
        </w:rPr>
        <w:t>Enginius</w:t>
      </w:r>
      <w:proofErr w:type="spellEnd"/>
      <w:r w:rsidRPr="009A46D7">
        <w:rPr>
          <w:rFonts w:ascii="Arial" w:hAnsi="Arial" w:cs="Arial"/>
          <w:sz w:val="24"/>
          <w:szCs w:val="24"/>
        </w:rPr>
        <w:t>.</w:t>
      </w:r>
      <w:r w:rsidR="7C952A00" w:rsidRPr="62BE0AF2">
        <w:rPr>
          <w:rFonts w:ascii="Arial" w:hAnsi="Arial" w:cs="Arial"/>
          <w:sz w:val="24"/>
          <w:szCs w:val="24"/>
        </w:rPr>
        <w:t xml:space="preserve"> From the data that was gathered we could see that the average age of the respondents is around 43 </w:t>
      </w:r>
      <w:r w:rsidR="4C5D0AA4" w:rsidRPr="62BE0AF2">
        <w:rPr>
          <w:rFonts w:ascii="Arial" w:hAnsi="Arial" w:cs="Arial"/>
          <w:sz w:val="24"/>
          <w:szCs w:val="24"/>
        </w:rPr>
        <w:t>years,</w:t>
      </w:r>
      <w:r w:rsidR="7C952A00" w:rsidRPr="62BE0AF2">
        <w:rPr>
          <w:rFonts w:ascii="Arial" w:hAnsi="Arial" w:cs="Arial"/>
          <w:sz w:val="24"/>
          <w:szCs w:val="24"/>
        </w:rPr>
        <w:t xml:space="preserve"> a</w:t>
      </w:r>
      <w:r w:rsidR="325E32DE" w:rsidRPr="62BE0AF2">
        <w:rPr>
          <w:rFonts w:ascii="Arial" w:hAnsi="Arial" w:cs="Arial"/>
          <w:sz w:val="24"/>
          <w:szCs w:val="24"/>
        </w:rPr>
        <w:t xml:space="preserve">nd the average rating of each attribute is </w:t>
      </w:r>
      <w:r w:rsidR="17B92196" w:rsidRPr="62BE0AF2">
        <w:rPr>
          <w:rFonts w:ascii="Arial" w:hAnsi="Arial" w:cs="Arial"/>
          <w:sz w:val="24"/>
          <w:szCs w:val="24"/>
        </w:rPr>
        <w:t xml:space="preserve">ranging </w:t>
      </w:r>
      <w:r w:rsidR="325E32DE" w:rsidRPr="62BE0AF2">
        <w:rPr>
          <w:rFonts w:ascii="Arial" w:hAnsi="Arial" w:cs="Arial"/>
          <w:sz w:val="24"/>
          <w:szCs w:val="24"/>
        </w:rPr>
        <w:t xml:space="preserve">between 3.45 - 4.65 </w:t>
      </w:r>
      <w:r w:rsidR="325E32DE" w:rsidRPr="7AA8C818">
        <w:rPr>
          <w:rFonts w:ascii="Arial" w:hAnsi="Arial" w:cs="Arial"/>
          <w:sz w:val="24"/>
          <w:szCs w:val="24"/>
        </w:rPr>
        <w:t>indic</w:t>
      </w:r>
      <w:r w:rsidR="6AB87636" w:rsidRPr="7AA8C818">
        <w:rPr>
          <w:rFonts w:ascii="Arial" w:hAnsi="Arial" w:cs="Arial"/>
          <w:sz w:val="24"/>
          <w:szCs w:val="24"/>
        </w:rPr>
        <w:t>a</w:t>
      </w:r>
      <w:r w:rsidR="325E32DE" w:rsidRPr="7AA8C818">
        <w:rPr>
          <w:rFonts w:ascii="Arial" w:hAnsi="Arial" w:cs="Arial"/>
          <w:sz w:val="24"/>
          <w:szCs w:val="24"/>
        </w:rPr>
        <w:t>ting</w:t>
      </w:r>
      <w:r w:rsidR="325E32DE" w:rsidRPr="62BE0AF2">
        <w:rPr>
          <w:rFonts w:ascii="Arial" w:hAnsi="Arial" w:cs="Arial"/>
          <w:sz w:val="24"/>
          <w:szCs w:val="24"/>
        </w:rPr>
        <w:t xml:space="preserve"> that </w:t>
      </w:r>
      <w:r w:rsidR="20EB8EAF" w:rsidRPr="62BE0AF2">
        <w:rPr>
          <w:rFonts w:ascii="Arial" w:hAnsi="Arial" w:cs="Arial"/>
          <w:sz w:val="24"/>
          <w:szCs w:val="24"/>
        </w:rPr>
        <w:t>all the chosen attributes are almost highly significant when it comes to choosing a good steakhouse.</w:t>
      </w:r>
    </w:p>
    <w:p w14:paraId="3A6D121E" w14:textId="3AF13F8D" w:rsidR="62BE0AF2" w:rsidRDefault="62BE0AF2" w:rsidP="62BE0AF2">
      <w:pPr>
        <w:spacing w:after="0" w:line="240" w:lineRule="auto"/>
        <w:rPr>
          <w:rFonts w:ascii="Arial" w:hAnsi="Arial" w:cs="Arial"/>
          <w:sz w:val="24"/>
          <w:szCs w:val="24"/>
        </w:rPr>
      </w:pPr>
    </w:p>
    <w:p w14:paraId="5995AC16" w14:textId="2F70EF44" w:rsidR="00E065CD" w:rsidRPr="009A46D7" w:rsidRDefault="00752417" w:rsidP="009A46D7">
      <w:pPr>
        <w:spacing w:after="0" w:line="240" w:lineRule="auto"/>
        <w:rPr>
          <w:rFonts w:ascii="Arial" w:hAnsi="Arial" w:cs="Arial"/>
          <w:sz w:val="24"/>
          <w:szCs w:val="24"/>
        </w:rPr>
      </w:pPr>
      <w:r>
        <w:rPr>
          <w:rFonts w:ascii="Arial" w:hAnsi="Arial" w:cs="Arial"/>
          <w:sz w:val="24"/>
          <w:szCs w:val="24"/>
        </w:rPr>
        <w:t>Data was used again from the</w:t>
      </w:r>
      <w:r w:rsidR="00E065CD" w:rsidRPr="009A46D7">
        <w:rPr>
          <w:rFonts w:ascii="Arial" w:hAnsi="Arial" w:cs="Arial"/>
          <w:sz w:val="24"/>
          <w:szCs w:val="24"/>
        </w:rPr>
        <w:t xml:space="preserve"> Qualtrics survey to create perceptual maps. </w:t>
      </w:r>
      <w:r>
        <w:rPr>
          <w:rFonts w:ascii="Arial" w:hAnsi="Arial" w:cs="Arial"/>
          <w:sz w:val="24"/>
          <w:szCs w:val="24"/>
        </w:rPr>
        <w:t>C</w:t>
      </w:r>
      <w:r w:rsidR="00E065CD" w:rsidRPr="009A46D7">
        <w:rPr>
          <w:rFonts w:ascii="Arial" w:hAnsi="Arial" w:cs="Arial"/>
          <w:sz w:val="24"/>
          <w:szCs w:val="24"/>
        </w:rPr>
        <w:t xml:space="preserve">onsumers </w:t>
      </w:r>
      <w:r>
        <w:rPr>
          <w:rFonts w:ascii="Arial" w:hAnsi="Arial" w:cs="Arial"/>
          <w:sz w:val="24"/>
          <w:szCs w:val="24"/>
        </w:rPr>
        <w:t xml:space="preserve">were asked </w:t>
      </w:r>
      <w:r w:rsidR="00E065CD" w:rsidRPr="009A46D7">
        <w:rPr>
          <w:rFonts w:ascii="Arial" w:hAnsi="Arial" w:cs="Arial"/>
          <w:sz w:val="24"/>
          <w:szCs w:val="24"/>
        </w:rPr>
        <w:t>which fine dining steakhouse</w:t>
      </w:r>
      <w:r w:rsidR="00EB3C9A">
        <w:rPr>
          <w:rFonts w:ascii="Arial" w:hAnsi="Arial" w:cs="Arial"/>
          <w:sz w:val="24"/>
          <w:szCs w:val="24"/>
        </w:rPr>
        <w:t xml:space="preserve">s </w:t>
      </w:r>
      <w:r w:rsidR="00E065CD" w:rsidRPr="009A46D7">
        <w:rPr>
          <w:rFonts w:ascii="Arial" w:hAnsi="Arial" w:cs="Arial"/>
          <w:sz w:val="24"/>
          <w:szCs w:val="24"/>
        </w:rPr>
        <w:t xml:space="preserve">they visited </w:t>
      </w:r>
      <w:r w:rsidR="00EB3C9A">
        <w:rPr>
          <w:rFonts w:ascii="Arial" w:hAnsi="Arial" w:cs="Arial"/>
          <w:sz w:val="24"/>
          <w:szCs w:val="24"/>
        </w:rPr>
        <w:t>in</w:t>
      </w:r>
      <w:r w:rsidR="00E065CD" w:rsidRPr="009A46D7">
        <w:rPr>
          <w:rFonts w:ascii="Arial" w:hAnsi="Arial" w:cs="Arial"/>
          <w:sz w:val="24"/>
          <w:szCs w:val="24"/>
        </w:rPr>
        <w:t xml:space="preserve"> the Tampa region – Fleming</w:t>
      </w:r>
      <w:r w:rsidR="00EB3C9A">
        <w:rPr>
          <w:rFonts w:ascii="Arial" w:hAnsi="Arial" w:cs="Arial"/>
          <w:sz w:val="24"/>
          <w:szCs w:val="24"/>
        </w:rPr>
        <w:t>’</w:t>
      </w:r>
      <w:r w:rsidR="00E065CD" w:rsidRPr="009A46D7">
        <w:rPr>
          <w:rFonts w:ascii="Arial" w:hAnsi="Arial" w:cs="Arial"/>
          <w:sz w:val="24"/>
          <w:szCs w:val="24"/>
        </w:rPr>
        <w:t xml:space="preserve">s, The Capital Grille, Eddie V’s, Ocean Prime, and Ruth’s Chris. </w:t>
      </w:r>
      <w:r w:rsidR="00EB3C9A">
        <w:rPr>
          <w:rFonts w:ascii="Arial" w:hAnsi="Arial" w:cs="Arial"/>
          <w:sz w:val="24"/>
          <w:szCs w:val="24"/>
        </w:rPr>
        <w:t>These competitors were chosen</w:t>
      </w:r>
      <w:r w:rsidR="00E065CD" w:rsidRPr="009A46D7">
        <w:rPr>
          <w:rFonts w:ascii="Arial" w:hAnsi="Arial" w:cs="Arial"/>
          <w:sz w:val="24"/>
          <w:szCs w:val="24"/>
        </w:rPr>
        <w:t xml:space="preserve"> because they all provide fine dining experiences and specialize in steakhouse cuisine. The Capital Grille is known for its premium steak cuts and its exceptional 400 wine pairings. Although Eddie V’s is known for its seafood, it boasts high-quality steaks and a luxurious ambiance. Ocean Prime is known for its sophisticated atmosphere and emphasis on both steak and seafood. Ruth’s Chris offers expertly prepared steaks in an upscale setting.</w:t>
      </w:r>
    </w:p>
    <w:p w14:paraId="2736EC05" w14:textId="77777777" w:rsidR="000E6990" w:rsidRPr="009A46D7" w:rsidRDefault="000E6990" w:rsidP="009A46D7">
      <w:pPr>
        <w:spacing w:after="0" w:line="240" w:lineRule="auto"/>
        <w:rPr>
          <w:rFonts w:ascii="Arial" w:hAnsi="Arial" w:cs="Arial"/>
          <w:sz w:val="24"/>
          <w:szCs w:val="24"/>
        </w:rPr>
      </w:pPr>
    </w:p>
    <w:p w14:paraId="5E056141" w14:textId="5105716F" w:rsidR="000E6990" w:rsidRPr="009A46D7" w:rsidRDefault="000E6990" w:rsidP="009A46D7">
      <w:pPr>
        <w:spacing w:after="0" w:line="240" w:lineRule="auto"/>
        <w:rPr>
          <w:rFonts w:ascii="Arial" w:hAnsi="Arial" w:cs="Arial"/>
          <w:sz w:val="24"/>
          <w:szCs w:val="24"/>
        </w:rPr>
      </w:pPr>
      <w:r w:rsidRPr="6152D151">
        <w:rPr>
          <w:rFonts w:ascii="Arial" w:hAnsi="Arial" w:cs="Arial"/>
          <w:sz w:val="24"/>
          <w:szCs w:val="24"/>
        </w:rPr>
        <w:t xml:space="preserve">After asking which restaurant the respondents had been to, </w:t>
      </w:r>
      <w:r w:rsidR="00E14866" w:rsidRPr="6152D151">
        <w:rPr>
          <w:rFonts w:ascii="Arial" w:hAnsi="Arial" w:cs="Arial"/>
          <w:sz w:val="24"/>
          <w:szCs w:val="24"/>
        </w:rPr>
        <w:t>they were asked</w:t>
      </w:r>
      <w:r w:rsidRPr="6152D151">
        <w:rPr>
          <w:rFonts w:ascii="Arial" w:hAnsi="Arial" w:cs="Arial"/>
          <w:sz w:val="24"/>
          <w:szCs w:val="24"/>
        </w:rPr>
        <w:t xml:space="preserve"> to rate the chosen restaurant on the same five attributes from 1 to 5, with 1 indicating </w:t>
      </w:r>
      <w:r w:rsidR="00E14866" w:rsidRPr="6152D151">
        <w:rPr>
          <w:rFonts w:ascii="Arial" w:hAnsi="Arial" w:cs="Arial"/>
          <w:sz w:val="24"/>
          <w:szCs w:val="24"/>
        </w:rPr>
        <w:t>p</w:t>
      </w:r>
      <w:r w:rsidRPr="6152D151">
        <w:rPr>
          <w:rFonts w:ascii="Arial" w:hAnsi="Arial" w:cs="Arial"/>
          <w:sz w:val="24"/>
          <w:szCs w:val="24"/>
        </w:rPr>
        <w:t xml:space="preserve">oor quality </w:t>
      </w:r>
      <w:r w:rsidRPr="6152D151">
        <w:rPr>
          <w:rFonts w:ascii="Arial" w:hAnsi="Arial" w:cs="Arial"/>
          <w:sz w:val="24"/>
          <w:szCs w:val="24"/>
        </w:rPr>
        <w:lastRenderedPageBreak/>
        <w:t xml:space="preserve">and 5 indicating </w:t>
      </w:r>
      <w:r w:rsidR="00E14866" w:rsidRPr="6152D151">
        <w:rPr>
          <w:rFonts w:ascii="Arial" w:hAnsi="Arial" w:cs="Arial"/>
          <w:sz w:val="24"/>
          <w:szCs w:val="24"/>
        </w:rPr>
        <w:t>e</w:t>
      </w:r>
      <w:r w:rsidRPr="6152D151">
        <w:rPr>
          <w:rFonts w:ascii="Arial" w:hAnsi="Arial" w:cs="Arial"/>
          <w:sz w:val="24"/>
          <w:szCs w:val="24"/>
        </w:rPr>
        <w:t xml:space="preserve">xcellent quality. For each of the restaurants, </w:t>
      </w:r>
      <w:r w:rsidR="003C5BE8" w:rsidRPr="6152D151">
        <w:rPr>
          <w:rFonts w:ascii="Arial" w:hAnsi="Arial" w:cs="Arial"/>
          <w:sz w:val="24"/>
          <w:szCs w:val="24"/>
        </w:rPr>
        <w:t>there was</w:t>
      </w:r>
      <w:r w:rsidRPr="6152D151">
        <w:rPr>
          <w:rFonts w:ascii="Arial" w:hAnsi="Arial" w:cs="Arial"/>
          <w:sz w:val="24"/>
          <w:szCs w:val="24"/>
        </w:rPr>
        <w:t xml:space="preserve"> an average of 16 responses</w:t>
      </w:r>
      <w:r w:rsidR="00C00785" w:rsidRPr="6152D151">
        <w:rPr>
          <w:rFonts w:ascii="Arial" w:hAnsi="Arial" w:cs="Arial"/>
          <w:sz w:val="24"/>
          <w:szCs w:val="24"/>
        </w:rPr>
        <w:t xml:space="preserve">. These </w:t>
      </w:r>
      <w:r w:rsidRPr="6152D151">
        <w:rPr>
          <w:rFonts w:ascii="Arial" w:hAnsi="Arial" w:cs="Arial"/>
          <w:sz w:val="24"/>
          <w:szCs w:val="24"/>
        </w:rPr>
        <w:t xml:space="preserve">responses </w:t>
      </w:r>
      <w:r w:rsidR="00C00785" w:rsidRPr="6152D151">
        <w:rPr>
          <w:rFonts w:ascii="Arial" w:hAnsi="Arial" w:cs="Arial"/>
          <w:sz w:val="24"/>
          <w:szCs w:val="24"/>
        </w:rPr>
        <w:t xml:space="preserve">were used </w:t>
      </w:r>
      <w:r w:rsidRPr="6152D151">
        <w:rPr>
          <w:rFonts w:ascii="Arial" w:hAnsi="Arial" w:cs="Arial"/>
          <w:sz w:val="24"/>
          <w:szCs w:val="24"/>
        </w:rPr>
        <w:t xml:space="preserve">to create our perceptual map </w:t>
      </w:r>
      <w:r w:rsidR="00C00785" w:rsidRPr="6152D151">
        <w:rPr>
          <w:rFonts w:ascii="Arial" w:hAnsi="Arial" w:cs="Arial"/>
          <w:sz w:val="24"/>
          <w:szCs w:val="24"/>
        </w:rPr>
        <w:t>that</w:t>
      </w:r>
      <w:r w:rsidRPr="6152D151">
        <w:rPr>
          <w:rFonts w:ascii="Arial" w:hAnsi="Arial" w:cs="Arial"/>
          <w:sz w:val="24"/>
          <w:szCs w:val="24"/>
        </w:rPr>
        <w:t xml:space="preserve"> </w:t>
      </w:r>
      <w:r w:rsidR="00C00785" w:rsidRPr="6152D151">
        <w:rPr>
          <w:rFonts w:ascii="Arial" w:hAnsi="Arial" w:cs="Arial"/>
          <w:sz w:val="24"/>
          <w:szCs w:val="24"/>
        </w:rPr>
        <w:t xml:space="preserve">compares </w:t>
      </w:r>
      <w:r w:rsidRPr="6152D151">
        <w:rPr>
          <w:rFonts w:ascii="Arial" w:hAnsi="Arial" w:cs="Arial"/>
          <w:sz w:val="24"/>
          <w:szCs w:val="24"/>
        </w:rPr>
        <w:t>Fleming</w:t>
      </w:r>
      <w:r w:rsidR="00C00785" w:rsidRPr="6152D151">
        <w:rPr>
          <w:rFonts w:ascii="Arial" w:hAnsi="Arial" w:cs="Arial"/>
          <w:sz w:val="24"/>
          <w:szCs w:val="24"/>
        </w:rPr>
        <w:t>’</w:t>
      </w:r>
      <w:r w:rsidRPr="6152D151">
        <w:rPr>
          <w:rFonts w:ascii="Arial" w:hAnsi="Arial" w:cs="Arial"/>
          <w:sz w:val="24"/>
          <w:szCs w:val="24"/>
        </w:rPr>
        <w:t>s to all the restaurants mentioned</w:t>
      </w:r>
      <w:r w:rsidR="00C00785" w:rsidRPr="6152D151">
        <w:rPr>
          <w:rFonts w:ascii="Arial" w:hAnsi="Arial" w:cs="Arial"/>
          <w:sz w:val="24"/>
          <w:szCs w:val="24"/>
        </w:rPr>
        <w:t xml:space="preserve"> previously</w:t>
      </w:r>
      <w:r w:rsidRPr="6152D151">
        <w:rPr>
          <w:rFonts w:ascii="Arial" w:hAnsi="Arial" w:cs="Arial"/>
          <w:sz w:val="24"/>
          <w:szCs w:val="24"/>
        </w:rPr>
        <w:t xml:space="preserve">. </w:t>
      </w:r>
      <w:r w:rsidR="04DBB330" w:rsidRPr="15CC4AF0">
        <w:rPr>
          <w:rFonts w:ascii="Arial" w:hAnsi="Arial" w:cs="Arial"/>
          <w:sz w:val="24"/>
          <w:szCs w:val="24"/>
        </w:rPr>
        <w:t>The</w:t>
      </w:r>
      <w:r w:rsidRPr="6152D151">
        <w:rPr>
          <w:rFonts w:ascii="Arial" w:hAnsi="Arial" w:cs="Arial"/>
          <w:sz w:val="24"/>
          <w:szCs w:val="24"/>
        </w:rPr>
        <w:t xml:space="preserve"> findings </w:t>
      </w:r>
      <w:r w:rsidR="48BF250F" w:rsidRPr="6152D151">
        <w:rPr>
          <w:rFonts w:ascii="Arial" w:hAnsi="Arial" w:cs="Arial"/>
          <w:sz w:val="24"/>
          <w:szCs w:val="24"/>
        </w:rPr>
        <w:t>of</w:t>
      </w:r>
      <w:r w:rsidRPr="6152D151">
        <w:rPr>
          <w:rFonts w:ascii="Arial" w:hAnsi="Arial" w:cs="Arial"/>
          <w:sz w:val="24"/>
          <w:szCs w:val="24"/>
        </w:rPr>
        <w:t xml:space="preserve"> the analysis </w:t>
      </w:r>
      <w:r w:rsidR="4BD00B4C" w:rsidRPr="15CC4AF0">
        <w:rPr>
          <w:rFonts w:ascii="Arial" w:hAnsi="Arial" w:cs="Arial"/>
          <w:sz w:val="24"/>
          <w:szCs w:val="24"/>
        </w:rPr>
        <w:t>were</w:t>
      </w:r>
      <w:r w:rsidR="7F1AB8C6" w:rsidRPr="15CC4AF0">
        <w:rPr>
          <w:rFonts w:ascii="Arial" w:hAnsi="Arial" w:cs="Arial"/>
          <w:sz w:val="24"/>
          <w:szCs w:val="24"/>
        </w:rPr>
        <w:t xml:space="preserve"> </w:t>
      </w:r>
      <w:r w:rsidR="462C5847" w:rsidRPr="15CC4AF0">
        <w:rPr>
          <w:rFonts w:ascii="Arial" w:hAnsi="Arial" w:cs="Arial"/>
          <w:sz w:val="24"/>
          <w:szCs w:val="24"/>
        </w:rPr>
        <w:t>then</w:t>
      </w:r>
      <w:r w:rsidR="00E14CBC" w:rsidRPr="6152D151">
        <w:rPr>
          <w:rFonts w:ascii="Arial" w:hAnsi="Arial" w:cs="Arial"/>
          <w:sz w:val="24"/>
          <w:szCs w:val="24"/>
        </w:rPr>
        <w:t xml:space="preserve"> compared with</w:t>
      </w:r>
      <w:r w:rsidRPr="6152D151">
        <w:rPr>
          <w:rFonts w:ascii="Arial" w:hAnsi="Arial" w:cs="Arial"/>
          <w:sz w:val="24"/>
          <w:szCs w:val="24"/>
        </w:rPr>
        <w:t xml:space="preserve"> </w:t>
      </w:r>
      <w:r w:rsidR="00E14CBC" w:rsidRPr="6152D151">
        <w:rPr>
          <w:rFonts w:ascii="Arial" w:hAnsi="Arial" w:cs="Arial"/>
          <w:sz w:val="24"/>
          <w:szCs w:val="24"/>
        </w:rPr>
        <w:t>the</w:t>
      </w:r>
      <w:r w:rsidRPr="6152D151">
        <w:rPr>
          <w:rFonts w:ascii="Arial" w:hAnsi="Arial" w:cs="Arial"/>
          <w:sz w:val="24"/>
          <w:szCs w:val="24"/>
        </w:rPr>
        <w:t xml:space="preserve"> segmentation analysis of the preference data to</w:t>
      </w:r>
      <w:r w:rsidR="00E14CBC" w:rsidRPr="6152D151">
        <w:rPr>
          <w:rFonts w:ascii="Arial" w:hAnsi="Arial" w:cs="Arial"/>
          <w:sz w:val="24"/>
          <w:szCs w:val="24"/>
        </w:rPr>
        <w:t xml:space="preserve"> better</w:t>
      </w:r>
      <w:r w:rsidRPr="6152D151">
        <w:rPr>
          <w:rFonts w:ascii="Arial" w:hAnsi="Arial" w:cs="Arial"/>
          <w:sz w:val="24"/>
          <w:szCs w:val="24"/>
        </w:rPr>
        <w:t xml:space="preserve"> understand how customer preferences align with restaurant perceptions.</w:t>
      </w:r>
    </w:p>
    <w:p w14:paraId="17C385B9" w14:textId="77777777" w:rsidR="001B7068" w:rsidRDefault="001B7068" w:rsidP="00935758">
      <w:pPr>
        <w:spacing w:after="0" w:line="240" w:lineRule="auto"/>
        <w:rPr>
          <w:rFonts w:ascii="Arial" w:hAnsi="Arial" w:cs="Arial"/>
          <w:sz w:val="24"/>
          <w:szCs w:val="24"/>
        </w:rPr>
      </w:pPr>
    </w:p>
    <w:p w14:paraId="3B1DD9EB" w14:textId="0074F2C0" w:rsidR="0020114A" w:rsidRDefault="00BB6D58" w:rsidP="00935758">
      <w:pPr>
        <w:spacing w:after="0" w:line="240" w:lineRule="auto"/>
        <w:rPr>
          <w:rFonts w:ascii="Arial" w:hAnsi="Arial" w:cs="Arial"/>
          <w:sz w:val="24"/>
          <w:szCs w:val="24"/>
        </w:rPr>
      </w:pPr>
      <w:r w:rsidRPr="00BB6D58">
        <w:rPr>
          <w:rFonts w:ascii="Arial" w:hAnsi="Arial" w:cs="Arial"/>
          <w:sz w:val="24"/>
          <w:szCs w:val="24"/>
        </w:rPr>
        <w:t xml:space="preserve">For sentiment analysis, data was gathered from review websites </w:t>
      </w:r>
      <w:r w:rsidR="0068090F">
        <w:rPr>
          <w:rFonts w:ascii="Arial" w:hAnsi="Arial" w:cs="Arial"/>
          <w:sz w:val="24"/>
          <w:szCs w:val="24"/>
        </w:rPr>
        <w:t xml:space="preserve">about the </w:t>
      </w:r>
      <w:r w:rsidR="00E14CBC" w:rsidRPr="00BB6D58">
        <w:rPr>
          <w:rFonts w:ascii="Arial" w:hAnsi="Arial" w:cs="Arial"/>
          <w:sz w:val="24"/>
          <w:szCs w:val="24"/>
        </w:rPr>
        <w:t>Fleming’s</w:t>
      </w:r>
      <w:r w:rsidRPr="00BB6D58">
        <w:rPr>
          <w:rFonts w:ascii="Arial" w:hAnsi="Arial" w:cs="Arial"/>
          <w:sz w:val="24"/>
          <w:szCs w:val="24"/>
        </w:rPr>
        <w:t xml:space="preserve"> </w:t>
      </w:r>
      <w:r w:rsidR="0068090F">
        <w:rPr>
          <w:rFonts w:ascii="Arial" w:hAnsi="Arial" w:cs="Arial"/>
          <w:sz w:val="24"/>
          <w:szCs w:val="24"/>
        </w:rPr>
        <w:t xml:space="preserve">location in </w:t>
      </w:r>
      <w:r w:rsidRPr="00BB6D58">
        <w:rPr>
          <w:rFonts w:ascii="Arial" w:hAnsi="Arial" w:cs="Arial"/>
          <w:sz w:val="24"/>
          <w:szCs w:val="24"/>
        </w:rPr>
        <w:t>Tampa, Florida. 130 reviews</w:t>
      </w:r>
      <w:r w:rsidR="0068090F">
        <w:rPr>
          <w:rFonts w:ascii="Arial" w:hAnsi="Arial" w:cs="Arial"/>
          <w:sz w:val="24"/>
          <w:szCs w:val="24"/>
        </w:rPr>
        <w:t xml:space="preserve"> were collected</w:t>
      </w:r>
      <w:r w:rsidRPr="00BB6D58">
        <w:rPr>
          <w:rFonts w:ascii="Arial" w:hAnsi="Arial" w:cs="Arial"/>
          <w:sz w:val="24"/>
          <w:szCs w:val="24"/>
        </w:rPr>
        <w:t xml:space="preserve"> from Open Table, their</w:t>
      </w:r>
      <w:r w:rsidR="0068090F">
        <w:rPr>
          <w:rFonts w:ascii="Arial" w:hAnsi="Arial" w:cs="Arial"/>
          <w:sz w:val="24"/>
          <w:szCs w:val="24"/>
        </w:rPr>
        <w:t xml:space="preserve"> reservation partner</w:t>
      </w:r>
      <w:r w:rsidRPr="00BB6D58">
        <w:rPr>
          <w:rFonts w:ascii="Arial" w:hAnsi="Arial" w:cs="Arial"/>
          <w:sz w:val="24"/>
          <w:szCs w:val="24"/>
        </w:rPr>
        <w:t xml:space="preserve">, and Yelp. Out of these reviews, 100 were </w:t>
      </w:r>
      <w:r w:rsidR="00106152">
        <w:rPr>
          <w:rFonts w:ascii="Arial" w:hAnsi="Arial" w:cs="Arial"/>
          <w:sz w:val="24"/>
          <w:szCs w:val="24"/>
        </w:rPr>
        <w:t>pulled</w:t>
      </w:r>
      <w:r w:rsidRPr="00BB6D58">
        <w:rPr>
          <w:rFonts w:ascii="Arial" w:hAnsi="Arial" w:cs="Arial"/>
          <w:sz w:val="24"/>
          <w:szCs w:val="24"/>
        </w:rPr>
        <w:t xml:space="preserve"> from Open Table, while 30 were gathered from Yelp. Importantly, </w:t>
      </w:r>
      <w:r w:rsidR="00106152" w:rsidRPr="00BB6D58">
        <w:rPr>
          <w:rFonts w:ascii="Arial" w:hAnsi="Arial" w:cs="Arial"/>
          <w:sz w:val="24"/>
          <w:szCs w:val="24"/>
        </w:rPr>
        <w:t>all</w:t>
      </w:r>
      <w:r w:rsidRPr="00BB6D58">
        <w:rPr>
          <w:rFonts w:ascii="Arial" w:hAnsi="Arial" w:cs="Arial"/>
          <w:sz w:val="24"/>
          <w:szCs w:val="24"/>
        </w:rPr>
        <w:t xml:space="preserve"> these reviews were from the opening day on September 9th, 2024, to November 4th, 2024. All reviews from Open Table were used in the range of dates provided, while </w:t>
      </w:r>
      <w:r w:rsidR="00080985">
        <w:rPr>
          <w:rFonts w:ascii="Arial" w:hAnsi="Arial" w:cs="Arial"/>
          <w:sz w:val="24"/>
          <w:szCs w:val="24"/>
        </w:rPr>
        <w:t xml:space="preserve">the </w:t>
      </w:r>
      <w:r w:rsidRPr="00BB6D58">
        <w:rPr>
          <w:rFonts w:ascii="Arial" w:hAnsi="Arial" w:cs="Arial"/>
          <w:sz w:val="24"/>
          <w:szCs w:val="24"/>
        </w:rPr>
        <w:t xml:space="preserve">Yelp reviews </w:t>
      </w:r>
      <w:r w:rsidR="00080985">
        <w:rPr>
          <w:rFonts w:ascii="Arial" w:hAnsi="Arial" w:cs="Arial"/>
          <w:sz w:val="24"/>
          <w:szCs w:val="24"/>
        </w:rPr>
        <w:t xml:space="preserve">were pulled </w:t>
      </w:r>
      <w:r w:rsidRPr="00BB6D58">
        <w:rPr>
          <w:rFonts w:ascii="Arial" w:hAnsi="Arial" w:cs="Arial"/>
          <w:sz w:val="24"/>
          <w:szCs w:val="24"/>
        </w:rPr>
        <w:t>close</w:t>
      </w:r>
      <w:r w:rsidR="00080985">
        <w:rPr>
          <w:rFonts w:ascii="Arial" w:hAnsi="Arial" w:cs="Arial"/>
          <w:sz w:val="24"/>
          <w:szCs w:val="24"/>
        </w:rPr>
        <w:t>r</w:t>
      </w:r>
      <w:r w:rsidRPr="00BB6D58">
        <w:rPr>
          <w:rFonts w:ascii="Arial" w:hAnsi="Arial" w:cs="Arial"/>
          <w:sz w:val="24"/>
          <w:szCs w:val="24"/>
        </w:rPr>
        <w:t xml:space="preserve"> </w:t>
      </w:r>
      <w:r w:rsidR="00080985">
        <w:rPr>
          <w:rFonts w:ascii="Arial" w:hAnsi="Arial" w:cs="Arial"/>
          <w:sz w:val="24"/>
          <w:szCs w:val="24"/>
        </w:rPr>
        <w:t>to the November 4th date.</w:t>
      </w:r>
    </w:p>
    <w:p w14:paraId="7AFFBE3F" w14:textId="77777777" w:rsidR="00FC74D6" w:rsidRDefault="00FC74D6" w:rsidP="00935758">
      <w:pPr>
        <w:spacing w:after="0" w:line="240" w:lineRule="auto"/>
        <w:rPr>
          <w:rFonts w:ascii="Arial" w:hAnsi="Arial" w:cs="Arial"/>
          <w:b/>
          <w:bCs/>
          <w:sz w:val="24"/>
          <w:szCs w:val="24"/>
        </w:rPr>
      </w:pPr>
    </w:p>
    <w:p w14:paraId="6625C639" w14:textId="1994FF78" w:rsidR="00B505D3" w:rsidRDefault="00B505D3" w:rsidP="00935758">
      <w:pPr>
        <w:spacing w:after="0" w:line="240" w:lineRule="auto"/>
        <w:rPr>
          <w:rFonts w:ascii="Arial" w:hAnsi="Arial" w:cs="Arial"/>
          <w:b/>
          <w:bCs/>
          <w:sz w:val="24"/>
          <w:szCs w:val="24"/>
        </w:rPr>
      </w:pPr>
      <w:r>
        <w:rPr>
          <w:rFonts w:ascii="Arial" w:hAnsi="Arial" w:cs="Arial"/>
          <w:b/>
          <w:bCs/>
          <w:sz w:val="24"/>
          <w:szCs w:val="24"/>
        </w:rPr>
        <w:t>Segmentation Analysis</w:t>
      </w:r>
    </w:p>
    <w:p w14:paraId="77F82347" w14:textId="7C50D433" w:rsidR="6809B2AA" w:rsidRDefault="6809B2AA" w:rsidP="6809B2AA">
      <w:pPr>
        <w:spacing w:after="0" w:line="240" w:lineRule="auto"/>
        <w:rPr>
          <w:rFonts w:ascii="Arial" w:hAnsi="Arial" w:cs="Arial"/>
          <w:b/>
          <w:bCs/>
          <w:sz w:val="24"/>
          <w:szCs w:val="24"/>
        </w:rPr>
      </w:pPr>
    </w:p>
    <w:p w14:paraId="55585683" w14:textId="2B3ECA5E" w:rsidR="00BA52F9" w:rsidRPr="009A46D7" w:rsidRDefault="6809B2AA" w:rsidP="009A46D7">
      <w:pPr>
        <w:spacing w:after="0" w:line="240" w:lineRule="auto"/>
        <w:rPr>
          <w:rFonts w:ascii="Arial" w:eastAsia="Arial" w:hAnsi="Arial" w:cs="Arial"/>
          <w:sz w:val="24"/>
          <w:szCs w:val="24"/>
        </w:rPr>
      </w:pPr>
      <w:r w:rsidRPr="009A46D7">
        <w:rPr>
          <w:rFonts w:ascii="Arial" w:eastAsia="Arial" w:hAnsi="Arial" w:cs="Arial"/>
          <w:sz w:val="24"/>
          <w:szCs w:val="24"/>
        </w:rPr>
        <w:t xml:space="preserve">Segmentation analysis </w:t>
      </w:r>
      <w:r w:rsidR="004C0AAC">
        <w:rPr>
          <w:rFonts w:ascii="Arial" w:eastAsia="Arial" w:hAnsi="Arial" w:cs="Arial"/>
          <w:sz w:val="24"/>
          <w:szCs w:val="24"/>
        </w:rPr>
        <w:t>addresses</w:t>
      </w:r>
      <w:r w:rsidRPr="009A46D7">
        <w:rPr>
          <w:rFonts w:ascii="Arial" w:eastAsia="Arial" w:hAnsi="Arial" w:cs="Arial"/>
          <w:sz w:val="24"/>
          <w:szCs w:val="24"/>
        </w:rPr>
        <w:t xml:space="preserve"> the first research question. This analysis identif</w:t>
      </w:r>
      <w:r w:rsidR="004C0AAC">
        <w:rPr>
          <w:rFonts w:ascii="Arial" w:eastAsia="Arial" w:hAnsi="Arial" w:cs="Arial"/>
          <w:sz w:val="24"/>
          <w:szCs w:val="24"/>
        </w:rPr>
        <w:t xml:space="preserve">ies </w:t>
      </w:r>
      <w:r w:rsidRPr="009A46D7">
        <w:rPr>
          <w:rFonts w:ascii="Arial" w:eastAsia="Arial" w:hAnsi="Arial" w:cs="Arial"/>
          <w:sz w:val="24"/>
          <w:szCs w:val="24"/>
        </w:rPr>
        <w:t>distinct customer segments based on their preferences for various dining attributes</w:t>
      </w:r>
      <w:r w:rsidR="004D236D" w:rsidRPr="009A46D7">
        <w:rPr>
          <w:rFonts w:ascii="Arial" w:eastAsia="Arial" w:hAnsi="Arial" w:cs="Arial"/>
          <w:sz w:val="24"/>
          <w:szCs w:val="24"/>
        </w:rPr>
        <w:t xml:space="preserve"> and demographic data.</w:t>
      </w:r>
      <w:r w:rsidR="00733B0A" w:rsidRPr="009A46D7">
        <w:rPr>
          <w:rFonts w:ascii="Arial" w:eastAsia="Arial" w:hAnsi="Arial" w:cs="Arial"/>
          <w:sz w:val="24"/>
          <w:szCs w:val="24"/>
        </w:rPr>
        <w:t xml:space="preserve"> By understanding these segments, Fleming's can tailor its offerings and marketing strategies to </w:t>
      </w:r>
      <w:r w:rsidR="00A952CF">
        <w:rPr>
          <w:rFonts w:ascii="Arial" w:eastAsia="Arial" w:hAnsi="Arial" w:cs="Arial"/>
          <w:sz w:val="24"/>
          <w:szCs w:val="24"/>
        </w:rPr>
        <w:t xml:space="preserve">better </w:t>
      </w:r>
      <w:r w:rsidR="00733B0A" w:rsidRPr="009A46D7">
        <w:rPr>
          <w:rFonts w:ascii="Arial" w:eastAsia="Arial" w:hAnsi="Arial" w:cs="Arial"/>
          <w:sz w:val="24"/>
          <w:szCs w:val="24"/>
        </w:rPr>
        <w:t>meet customer needs.</w:t>
      </w:r>
    </w:p>
    <w:p w14:paraId="2C02A2C3" w14:textId="77777777" w:rsidR="00BA52F9" w:rsidRPr="009A46D7" w:rsidRDefault="00BA52F9" w:rsidP="009A46D7">
      <w:pPr>
        <w:spacing w:after="0" w:line="240" w:lineRule="auto"/>
        <w:rPr>
          <w:rFonts w:ascii="Arial" w:eastAsia="Arial" w:hAnsi="Arial" w:cs="Arial"/>
          <w:sz w:val="24"/>
          <w:szCs w:val="24"/>
        </w:rPr>
      </w:pPr>
    </w:p>
    <w:p w14:paraId="22D0B849" w14:textId="50623051" w:rsidR="00ED0D7C" w:rsidRDefault="00733B0A" w:rsidP="6809B2AA">
      <w:pPr>
        <w:spacing w:after="0" w:line="240" w:lineRule="auto"/>
        <w:rPr>
          <w:rFonts w:ascii="Arial" w:eastAsia="Arial" w:hAnsi="Arial" w:cs="Arial"/>
          <w:sz w:val="24"/>
          <w:szCs w:val="24"/>
        </w:rPr>
      </w:pPr>
      <w:r w:rsidRPr="342960A4">
        <w:rPr>
          <w:rFonts w:ascii="Arial" w:eastAsia="Arial" w:hAnsi="Arial" w:cs="Arial"/>
          <w:sz w:val="24"/>
          <w:szCs w:val="24"/>
        </w:rPr>
        <w:t xml:space="preserve">To gather the necessary data, </w:t>
      </w:r>
      <w:r w:rsidR="00A952CF" w:rsidRPr="342960A4">
        <w:rPr>
          <w:rFonts w:ascii="Arial" w:eastAsia="Arial" w:hAnsi="Arial" w:cs="Arial"/>
          <w:sz w:val="24"/>
          <w:szCs w:val="24"/>
        </w:rPr>
        <w:t>the survey was designed</w:t>
      </w:r>
      <w:r w:rsidRPr="342960A4">
        <w:rPr>
          <w:rFonts w:ascii="Arial" w:eastAsia="Arial" w:hAnsi="Arial" w:cs="Arial"/>
          <w:sz w:val="24"/>
          <w:szCs w:val="24"/>
        </w:rPr>
        <w:t xml:space="preserve"> </w:t>
      </w:r>
      <w:r w:rsidR="00A952CF" w:rsidRPr="342960A4">
        <w:rPr>
          <w:rFonts w:ascii="Arial" w:eastAsia="Arial" w:hAnsi="Arial" w:cs="Arial"/>
          <w:sz w:val="24"/>
          <w:szCs w:val="24"/>
        </w:rPr>
        <w:t>to</w:t>
      </w:r>
      <w:r w:rsidRPr="342960A4">
        <w:rPr>
          <w:rFonts w:ascii="Arial" w:eastAsia="Arial" w:hAnsi="Arial" w:cs="Arial"/>
          <w:sz w:val="24"/>
          <w:szCs w:val="24"/>
        </w:rPr>
        <w:t xml:space="preserve"> include</w:t>
      </w:r>
      <w:r w:rsidR="00A952CF" w:rsidRPr="342960A4">
        <w:rPr>
          <w:rFonts w:ascii="Arial" w:eastAsia="Arial" w:hAnsi="Arial" w:cs="Arial"/>
          <w:sz w:val="24"/>
          <w:szCs w:val="24"/>
        </w:rPr>
        <w:t xml:space="preserve"> </w:t>
      </w:r>
      <w:r w:rsidRPr="342960A4">
        <w:rPr>
          <w:rFonts w:ascii="Arial" w:eastAsia="Arial" w:hAnsi="Arial" w:cs="Arial"/>
          <w:sz w:val="24"/>
          <w:szCs w:val="24"/>
        </w:rPr>
        <w:t xml:space="preserve">questions related to key attributes that influence customer preferences in a fine dining experience. In the survey, </w:t>
      </w:r>
      <w:r w:rsidR="006A12AD" w:rsidRPr="342960A4">
        <w:rPr>
          <w:rFonts w:ascii="Arial" w:eastAsia="Arial" w:hAnsi="Arial" w:cs="Arial"/>
          <w:sz w:val="24"/>
          <w:szCs w:val="24"/>
        </w:rPr>
        <w:t>respondents were asked</w:t>
      </w:r>
      <w:r w:rsidRPr="342960A4">
        <w:rPr>
          <w:rFonts w:ascii="Arial" w:eastAsia="Arial" w:hAnsi="Arial" w:cs="Arial"/>
          <w:sz w:val="24"/>
          <w:szCs w:val="24"/>
        </w:rPr>
        <w:t xml:space="preserve"> to rate the importance of different aspects</w:t>
      </w:r>
      <w:r w:rsidR="000534D0" w:rsidRPr="342960A4">
        <w:rPr>
          <w:rFonts w:ascii="Arial" w:eastAsia="Arial" w:hAnsi="Arial" w:cs="Arial"/>
          <w:sz w:val="24"/>
          <w:szCs w:val="24"/>
        </w:rPr>
        <w:t xml:space="preserve">: </w:t>
      </w:r>
      <w:r w:rsidRPr="342960A4">
        <w:rPr>
          <w:rFonts w:ascii="Arial" w:eastAsia="Arial" w:hAnsi="Arial" w:cs="Arial"/>
          <w:sz w:val="24"/>
          <w:szCs w:val="24"/>
        </w:rPr>
        <w:t>the variety of steak cuts, dining atmosphere décor, wine</w:t>
      </w:r>
      <w:r w:rsidR="000534D0" w:rsidRPr="342960A4">
        <w:rPr>
          <w:rFonts w:ascii="Arial" w:eastAsia="Arial" w:hAnsi="Arial" w:cs="Arial"/>
          <w:sz w:val="24"/>
          <w:szCs w:val="24"/>
        </w:rPr>
        <w:t xml:space="preserve"> and </w:t>
      </w:r>
      <w:r w:rsidRPr="342960A4">
        <w:rPr>
          <w:rFonts w:ascii="Arial" w:eastAsia="Arial" w:hAnsi="Arial" w:cs="Arial"/>
          <w:sz w:val="24"/>
          <w:szCs w:val="24"/>
        </w:rPr>
        <w:t>cocktail list, overall menu variety, service</w:t>
      </w:r>
      <w:r w:rsidR="000534D0" w:rsidRPr="342960A4">
        <w:rPr>
          <w:rFonts w:ascii="Arial" w:eastAsia="Arial" w:hAnsi="Arial" w:cs="Arial"/>
          <w:sz w:val="24"/>
          <w:szCs w:val="24"/>
        </w:rPr>
        <w:t xml:space="preserve"> quality</w:t>
      </w:r>
      <w:r w:rsidRPr="342960A4">
        <w:rPr>
          <w:rFonts w:ascii="Arial" w:eastAsia="Arial" w:hAnsi="Arial" w:cs="Arial"/>
          <w:sz w:val="24"/>
          <w:szCs w:val="24"/>
        </w:rPr>
        <w:t xml:space="preserve">, and price on a scale </w:t>
      </w:r>
      <w:r w:rsidR="000534D0" w:rsidRPr="342960A4">
        <w:rPr>
          <w:rFonts w:ascii="Arial" w:eastAsia="Arial" w:hAnsi="Arial" w:cs="Arial"/>
          <w:sz w:val="24"/>
          <w:szCs w:val="24"/>
        </w:rPr>
        <w:t>from</w:t>
      </w:r>
      <w:r w:rsidRPr="342960A4">
        <w:rPr>
          <w:rFonts w:ascii="Arial" w:eastAsia="Arial" w:hAnsi="Arial" w:cs="Arial"/>
          <w:sz w:val="24"/>
          <w:szCs w:val="24"/>
        </w:rPr>
        <w:t xml:space="preserve"> 1 (least important) to 5 (most important)</w:t>
      </w:r>
      <w:r w:rsidR="000534D0" w:rsidRPr="342960A4">
        <w:rPr>
          <w:rFonts w:ascii="Arial" w:eastAsia="Arial" w:hAnsi="Arial" w:cs="Arial"/>
          <w:sz w:val="24"/>
          <w:szCs w:val="24"/>
        </w:rPr>
        <w:t>. T</w:t>
      </w:r>
      <w:r w:rsidRPr="342960A4">
        <w:rPr>
          <w:rFonts w:ascii="Arial" w:eastAsia="Arial" w:hAnsi="Arial" w:cs="Arial"/>
          <w:sz w:val="24"/>
          <w:szCs w:val="24"/>
        </w:rPr>
        <w:t xml:space="preserve">o gather </w:t>
      </w:r>
      <w:r w:rsidR="0809D923" w:rsidRPr="342960A4">
        <w:rPr>
          <w:rFonts w:ascii="Arial" w:eastAsia="Arial" w:hAnsi="Arial" w:cs="Arial"/>
          <w:sz w:val="24"/>
          <w:szCs w:val="24"/>
        </w:rPr>
        <w:t>demographic</w:t>
      </w:r>
      <w:r w:rsidRPr="342960A4">
        <w:rPr>
          <w:rFonts w:ascii="Arial" w:eastAsia="Arial" w:hAnsi="Arial" w:cs="Arial"/>
          <w:sz w:val="24"/>
          <w:szCs w:val="24"/>
        </w:rPr>
        <w:t xml:space="preserve"> data</w:t>
      </w:r>
      <w:r w:rsidR="000534D0" w:rsidRPr="342960A4">
        <w:rPr>
          <w:rFonts w:ascii="Arial" w:eastAsia="Arial" w:hAnsi="Arial" w:cs="Arial"/>
          <w:sz w:val="24"/>
          <w:szCs w:val="24"/>
        </w:rPr>
        <w:t>, t</w:t>
      </w:r>
      <w:r w:rsidR="006871B0" w:rsidRPr="342960A4">
        <w:rPr>
          <w:rFonts w:ascii="Arial" w:eastAsia="Arial" w:hAnsi="Arial" w:cs="Arial"/>
          <w:sz w:val="24"/>
          <w:szCs w:val="24"/>
        </w:rPr>
        <w:t>here were</w:t>
      </w:r>
      <w:r w:rsidRPr="342960A4">
        <w:rPr>
          <w:rFonts w:ascii="Arial" w:eastAsia="Arial" w:hAnsi="Arial" w:cs="Arial"/>
          <w:sz w:val="24"/>
          <w:szCs w:val="24"/>
        </w:rPr>
        <w:t xml:space="preserve"> questions related to county, age, gender, education</w:t>
      </w:r>
      <w:r w:rsidR="006871B0" w:rsidRPr="342960A4">
        <w:rPr>
          <w:rFonts w:ascii="Arial" w:eastAsia="Arial" w:hAnsi="Arial" w:cs="Arial"/>
          <w:sz w:val="24"/>
          <w:szCs w:val="24"/>
        </w:rPr>
        <w:t>,</w:t>
      </w:r>
      <w:r w:rsidRPr="342960A4">
        <w:rPr>
          <w:rFonts w:ascii="Arial" w:eastAsia="Arial" w:hAnsi="Arial" w:cs="Arial"/>
          <w:sz w:val="24"/>
          <w:szCs w:val="24"/>
        </w:rPr>
        <w:t xml:space="preserve"> and income.</w:t>
      </w:r>
    </w:p>
    <w:p w14:paraId="1DED3AB2" w14:textId="77777777" w:rsidR="00733B0A" w:rsidRPr="009A46D7" w:rsidRDefault="00733B0A" w:rsidP="009A46D7">
      <w:pPr>
        <w:spacing w:after="0" w:line="240" w:lineRule="auto"/>
        <w:rPr>
          <w:rFonts w:ascii="Arial" w:eastAsia="Arial" w:hAnsi="Arial" w:cs="Arial"/>
          <w:sz w:val="24"/>
          <w:szCs w:val="24"/>
        </w:rPr>
      </w:pPr>
    </w:p>
    <w:p w14:paraId="269BA3BA" w14:textId="3575F845" w:rsidR="008D1887" w:rsidRDefault="6809B2AA" w:rsidP="6809B2AA">
      <w:pPr>
        <w:spacing w:after="0" w:line="240" w:lineRule="auto"/>
        <w:rPr>
          <w:rFonts w:ascii="Arial" w:eastAsia="Arial" w:hAnsi="Arial" w:cs="Arial"/>
          <w:sz w:val="24"/>
          <w:szCs w:val="24"/>
        </w:rPr>
      </w:pPr>
      <w:r w:rsidRPr="6809B2AA">
        <w:rPr>
          <w:rFonts w:ascii="Arial" w:eastAsia="Arial" w:hAnsi="Arial" w:cs="Arial"/>
          <w:sz w:val="24"/>
          <w:szCs w:val="24"/>
        </w:rPr>
        <w:t xml:space="preserve">Once the survey responses were collected, a cluster analysis </w:t>
      </w:r>
      <w:r w:rsidR="006871B0">
        <w:rPr>
          <w:rFonts w:ascii="Arial" w:eastAsia="Arial" w:hAnsi="Arial" w:cs="Arial"/>
          <w:sz w:val="24"/>
          <w:szCs w:val="24"/>
        </w:rPr>
        <w:t xml:space="preserve">was performed </w:t>
      </w:r>
      <w:r w:rsidRPr="6809B2AA">
        <w:rPr>
          <w:rFonts w:ascii="Arial" w:eastAsia="Arial" w:hAnsi="Arial" w:cs="Arial"/>
          <w:sz w:val="24"/>
          <w:szCs w:val="24"/>
        </w:rPr>
        <w:t xml:space="preserve">to identify distinct customer segments. The survey provided useful information related to the dining habits of our target audience </w:t>
      </w:r>
      <w:r w:rsidR="007879C7" w:rsidRPr="009A46D7">
        <w:rPr>
          <w:rFonts w:ascii="Arial" w:eastAsia="Arial" w:hAnsi="Arial" w:cs="Arial"/>
          <w:sz w:val="24"/>
          <w:szCs w:val="24"/>
        </w:rPr>
        <w:t>and</w:t>
      </w:r>
      <w:r w:rsidRPr="6809B2AA">
        <w:rPr>
          <w:rFonts w:ascii="Arial" w:eastAsia="Arial" w:hAnsi="Arial" w:cs="Arial"/>
          <w:sz w:val="24"/>
          <w:szCs w:val="24"/>
        </w:rPr>
        <w:t xml:space="preserve"> the importance customers placed on</w:t>
      </w:r>
      <w:r w:rsidR="00495B56">
        <w:rPr>
          <w:rFonts w:ascii="Arial" w:eastAsia="Arial" w:hAnsi="Arial" w:cs="Arial"/>
          <w:sz w:val="24"/>
          <w:szCs w:val="24"/>
        </w:rPr>
        <w:t xml:space="preserve"> the</w:t>
      </w:r>
      <w:r w:rsidRPr="6809B2AA">
        <w:rPr>
          <w:rFonts w:ascii="Arial" w:eastAsia="Arial" w:hAnsi="Arial" w:cs="Arial"/>
          <w:sz w:val="24"/>
          <w:szCs w:val="24"/>
        </w:rPr>
        <w:t xml:space="preserve"> key dining attributes </w:t>
      </w:r>
      <w:r w:rsidR="00495B56">
        <w:rPr>
          <w:rFonts w:ascii="Arial" w:eastAsia="Arial" w:hAnsi="Arial" w:cs="Arial"/>
          <w:sz w:val="24"/>
          <w:szCs w:val="24"/>
        </w:rPr>
        <w:t>mentioned previously</w:t>
      </w:r>
      <w:r w:rsidRPr="6809B2AA">
        <w:rPr>
          <w:rFonts w:ascii="Arial" w:eastAsia="Arial" w:hAnsi="Arial" w:cs="Arial"/>
          <w:sz w:val="24"/>
          <w:szCs w:val="24"/>
        </w:rPr>
        <w:t>.</w:t>
      </w:r>
    </w:p>
    <w:p w14:paraId="35F1DD74" w14:textId="2FF96B32" w:rsidR="0057685C" w:rsidRPr="009A46D7" w:rsidRDefault="00187D21" w:rsidP="009A46D7">
      <w:pPr>
        <w:spacing w:before="240" w:after="240" w:line="240" w:lineRule="auto"/>
        <w:rPr>
          <w:rFonts w:ascii="Arial" w:eastAsia="Arial" w:hAnsi="Arial" w:cs="Arial"/>
          <w:sz w:val="24"/>
          <w:szCs w:val="24"/>
        </w:rPr>
      </w:pPr>
      <w:r>
        <w:rPr>
          <w:rFonts w:ascii="Arial" w:eastAsia="Arial" w:hAnsi="Arial" w:cs="Arial"/>
          <w:sz w:val="24"/>
          <w:szCs w:val="24"/>
        </w:rPr>
        <w:t>Through</w:t>
      </w:r>
      <w:r w:rsidR="0057685C" w:rsidRPr="009A46D7">
        <w:rPr>
          <w:rFonts w:ascii="Arial" w:eastAsia="Arial" w:hAnsi="Arial" w:cs="Arial"/>
          <w:sz w:val="24"/>
          <w:szCs w:val="24"/>
        </w:rPr>
        <w:t xml:space="preserve"> performing segmentation analysis, </w:t>
      </w:r>
      <w:r>
        <w:rPr>
          <w:rFonts w:ascii="Arial" w:eastAsia="Arial" w:hAnsi="Arial" w:cs="Arial"/>
          <w:sz w:val="24"/>
          <w:szCs w:val="24"/>
        </w:rPr>
        <w:t>t</w:t>
      </w:r>
      <w:r w:rsidR="0057685C" w:rsidRPr="009A46D7">
        <w:rPr>
          <w:rFonts w:ascii="Arial" w:eastAsia="Arial" w:hAnsi="Arial" w:cs="Arial"/>
          <w:sz w:val="24"/>
          <w:szCs w:val="24"/>
        </w:rPr>
        <w:t>he following information</w:t>
      </w:r>
      <w:r>
        <w:rPr>
          <w:rFonts w:ascii="Arial" w:eastAsia="Arial" w:hAnsi="Arial" w:cs="Arial"/>
          <w:sz w:val="24"/>
          <w:szCs w:val="24"/>
        </w:rPr>
        <w:t xml:space="preserve"> will be obtained</w:t>
      </w:r>
      <w:r w:rsidR="00F84148">
        <w:rPr>
          <w:rFonts w:ascii="Arial" w:eastAsia="Arial" w:hAnsi="Arial" w:cs="Arial"/>
          <w:sz w:val="24"/>
          <w:szCs w:val="24"/>
        </w:rPr>
        <w:t xml:space="preserve"> to </w:t>
      </w:r>
      <w:r w:rsidR="0057685C" w:rsidRPr="009A46D7">
        <w:rPr>
          <w:rFonts w:ascii="Arial" w:eastAsia="Arial" w:hAnsi="Arial" w:cs="Arial"/>
          <w:sz w:val="24"/>
          <w:szCs w:val="24"/>
        </w:rPr>
        <w:t xml:space="preserve">help answer the first </w:t>
      </w:r>
      <w:r w:rsidR="00F84148">
        <w:rPr>
          <w:rFonts w:ascii="Arial" w:eastAsia="Arial" w:hAnsi="Arial" w:cs="Arial"/>
          <w:sz w:val="24"/>
          <w:szCs w:val="24"/>
        </w:rPr>
        <w:t xml:space="preserve">research </w:t>
      </w:r>
      <w:r w:rsidR="0057685C" w:rsidRPr="009A46D7">
        <w:rPr>
          <w:rFonts w:ascii="Arial" w:eastAsia="Arial" w:hAnsi="Arial" w:cs="Arial"/>
          <w:sz w:val="24"/>
          <w:szCs w:val="24"/>
        </w:rPr>
        <w:t>question accurately</w:t>
      </w:r>
      <w:r w:rsidR="00F84148">
        <w:rPr>
          <w:rFonts w:ascii="Arial" w:eastAsia="Arial" w:hAnsi="Arial" w:cs="Arial"/>
          <w:sz w:val="24"/>
          <w:szCs w:val="24"/>
        </w:rPr>
        <w:t>:</w:t>
      </w:r>
    </w:p>
    <w:p w14:paraId="541B42D0" w14:textId="057E3843" w:rsidR="15D8D2BD" w:rsidRDefault="6809B2AA" w:rsidP="009A46D7">
      <w:pPr>
        <w:pStyle w:val="ListParagraph"/>
        <w:numPr>
          <w:ilvl w:val="0"/>
          <w:numId w:val="31"/>
        </w:numPr>
        <w:spacing w:before="240" w:after="240" w:line="240" w:lineRule="auto"/>
        <w:rPr>
          <w:rFonts w:ascii="Arial" w:eastAsia="Arial" w:hAnsi="Arial" w:cs="Arial"/>
          <w:sz w:val="24"/>
          <w:szCs w:val="24"/>
        </w:rPr>
      </w:pPr>
      <w:r w:rsidRPr="6809B2AA">
        <w:rPr>
          <w:rFonts w:ascii="Arial" w:eastAsia="Arial" w:hAnsi="Arial" w:cs="Arial"/>
          <w:b/>
          <w:bCs/>
          <w:sz w:val="24"/>
          <w:szCs w:val="24"/>
        </w:rPr>
        <w:t>Data-Driven Segmentation</w:t>
      </w:r>
      <w:r w:rsidRPr="6809B2AA">
        <w:rPr>
          <w:rFonts w:ascii="Arial" w:eastAsia="Arial" w:hAnsi="Arial" w:cs="Arial"/>
          <w:sz w:val="24"/>
          <w:szCs w:val="24"/>
        </w:rPr>
        <w:t xml:space="preserve">: The survey gathers targeted information on high-end dining preferences, </w:t>
      </w:r>
      <w:r w:rsidR="00F84148">
        <w:rPr>
          <w:rFonts w:ascii="Arial" w:eastAsia="Arial" w:hAnsi="Arial" w:cs="Arial"/>
          <w:sz w:val="24"/>
          <w:szCs w:val="24"/>
        </w:rPr>
        <w:t>identifying which</w:t>
      </w:r>
      <w:r w:rsidRPr="6809B2AA">
        <w:rPr>
          <w:rFonts w:ascii="Arial" w:eastAsia="Arial" w:hAnsi="Arial" w:cs="Arial"/>
          <w:sz w:val="24"/>
          <w:szCs w:val="24"/>
        </w:rPr>
        <w:t xml:space="preserve"> specific dining attributes matter most to different groups within our target audience.</w:t>
      </w:r>
    </w:p>
    <w:p w14:paraId="08704A75" w14:textId="4D9ED0A6" w:rsidR="15D8D2BD" w:rsidRDefault="6809B2AA" w:rsidP="6809B2AA">
      <w:pPr>
        <w:pStyle w:val="ListParagraph"/>
        <w:numPr>
          <w:ilvl w:val="0"/>
          <w:numId w:val="19"/>
        </w:numPr>
        <w:spacing w:before="240" w:after="240" w:line="240" w:lineRule="auto"/>
        <w:rPr>
          <w:rFonts w:ascii="Arial" w:eastAsia="Arial" w:hAnsi="Arial" w:cs="Arial"/>
          <w:sz w:val="24"/>
          <w:szCs w:val="24"/>
        </w:rPr>
      </w:pPr>
      <w:r w:rsidRPr="6809B2AA">
        <w:rPr>
          <w:rFonts w:ascii="Arial" w:eastAsia="Arial" w:hAnsi="Arial" w:cs="Arial"/>
          <w:b/>
          <w:bCs/>
          <w:sz w:val="24"/>
          <w:szCs w:val="24"/>
        </w:rPr>
        <w:t>Clustering for Patterns</w:t>
      </w:r>
      <w:r w:rsidRPr="6809B2AA">
        <w:rPr>
          <w:rFonts w:ascii="Arial" w:eastAsia="Arial" w:hAnsi="Arial" w:cs="Arial"/>
          <w:sz w:val="24"/>
          <w:szCs w:val="24"/>
        </w:rPr>
        <w:t xml:space="preserve">: By performing a cluster analysis, </w:t>
      </w:r>
      <w:r w:rsidR="00C07494">
        <w:rPr>
          <w:rFonts w:ascii="Arial" w:eastAsia="Arial" w:hAnsi="Arial" w:cs="Arial"/>
          <w:sz w:val="24"/>
          <w:szCs w:val="24"/>
        </w:rPr>
        <w:t xml:space="preserve">customers are </w:t>
      </w:r>
      <w:r w:rsidRPr="6809B2AA">
        <w:rPr>
          <w:rFonts w:ascii="Arial" w:eastAsia="Arial" w:hAnsi="Arial" w:cs="Arial"/>
          <w:sz w:val="24"/>
          <w:szCs w:val="24"/>
        </w:rPr>
        <w:t>categoriz</w:t>
      </w:r>
      <w:r w:rsidR="00C07494">
        <w:rPr>
          <w:rFonts w:ascii="Arial" w:eastAsia="Arial" w:hAnsi="Arial" w:cs="Arial"/>
          <w:sz w:val="24"/>
          <w:szCs w:val="24"/>
        </w:rPr>
        <w:t xml:space="preserve">ed </w:t>
      </w:r>
      <w:r w:rsidRPr="6809B2AA">
        <w:rPr>
          <w:rFonts w:ascii="Arial" w:eastAsia="Arial" w:hAnsi="Arial" w:cs="Arial"/>
          <w:sz w:val="24"/>
          <w:szCs w:val="24"/>
        </w:rPr>
        <w:t>based on shared preferences. This directly reveals patterns, as each cluster will highlight groups of customers with similar value</w:t>
      </w:r>
      <w:r w:rsidR="00184B1E">
        <w:rPr>
          <w:rFonts w:ascii="Arial" w:eastAsia="Arial" w:hAnsi="Arial" w:cs="Arial"/>
          <w:sz w:val="24"/>
          <w:szCs w:val="24"/>
        </w:rPr>
        <w:t xml:space="preserve">s. For example, perhaps there is a group of customers </w:t>
      </w:r>
      <w:r w:rsidRPr="6809B2AA">
        <w:rPr>
          <w:rFonts w:ascii="Arial" w:eastAsia="Arial" w:hAnsi="Arial" w:cs="Arial"/>
          <w:sz w:val="24"/>
          <w:szCs w:val="24"/>
        </w:rPr>
        <w:t>who prioritize experience over price or menu variety over atmosphere.</w:t>
      </w:r>
    </w:p>
    <w:p w14:paraId="0CD2DCD2" w14:textId="3D22A809" w:rsidR="00C964B7" w:rsidRPr="00C964B7" w:rsidRDefault="6809B2AA" w:rsidP="00C964B7">
      <w:pPr>
        <w:pStyle w:val="ListParagraph"/>
        <w:numPr>
          <w:ilvl w:val="0"/>
          <w:numId w:val="19"/>
        </w:numPr>
        <w:spacing w:before="240" w:after="240" w:line="240" w:lineRule="auto"/>
        <w:rPr>
          <w:rFonts w:ascii="Arial" w:eastAsia="Arial" w:hAnsi="Arial" w:cs="Arial"/>
          <w:sz w:val="24"/>
          <w:szCs w:val="24"/>
        </w:rPr>
      </w:pPr>
      <w:r w:rsidRPr="6809B2AA">
        <w:rPr>
          <w:rFonts w:ascii="Arial" w:eastAsia="Arial" w:hAnsi="Arial" w:cs="Arial"/>
          <w:b/>
          <w:bCs/>
          <w:sz w:val="24"/>
          <w:szCs w:val="24"/>
        </w:rPr>
        <w:lastRenderedPageBreak/>
        <w:t>Understanding Customer Needs</w:t>
      </w:r>
      <w:r w:rsidRPr="6809B2AA">
        <w:rPr>
          <w:rFonts w:ascii="Arial" w:eastAsia="Arial" w:hAnsi="Arial" w:cs="Arial"/>
          <w:sz w:val="24"/>
          <w:szCs w:val="24"/>
        </w:rPr>
        <w:t>: Each cluster reflects common characteristics among customers who share a preference for particular attributes, helping Fleming’s to meet each group’s distinct needs.</w:t>
      </w:r>
    </w:p>
    <w:p w14:paraId="12937665" w14:textId="49B465BF" w:rsidR="00B505D3" w:rsidRDefault="00B505D3" w:rsidP="00935758">
      <w:pPr>
        <w:spacing w:after="0" w:line="240" w:lineRule="auto"/>
        <w:rPr>
          <w:rFonts w:ascii="Arial" w:hAnsi="Arial" w:cs="Arial"/>
          <w:b/>
          <w:bCs/>
          <w:sz w:val="24"/>
          <w:szCs w:val="24"/>
        </w:rPr>
      </w:pPr>
      <w:r>
        <w:rPr>
          <w:rFonts w:ascii="Arial" w:hAnsi="Arial" w:cs="Arial"/>
          <w:b/>
          <w:bCs/>
          <w:sz w:val="24"/>
          <w:szCs w:val="24"/>
        </w:rPr>
        <w:t xml:space="preserve">Sentiment Analysis </w:t>
      </w:r>
    </w:p>
    <w:p w14:paraId="733363AA" w14:textId="77777777" w:rsidR="0014570A" w:rsidRDefault="0014570A" w:rsidP="00935758">
      <w:pPr>
        <w:spacing w:after="0" w:line="240" w:lineRule="auto"/>
        <w:rPr>
          <w:rFonts w:ascii="Arial" w:hAnsi="Arial" w:cs="Arial"/>
          <w:b/>
          <w:bCs/>
          <w:sz w:val="24"/>
          <w:szCs w:val="24"/>
        </w:rPr>
      </w:pPr>
    </w:p>
    <w:p w14:paraId="5DCCDFCD" w14:textId="7C0AFA01" w:rsidR="00B9570F" w:rsidRDefault="00B85E29" w:rsidP="00935758">
      <w:pPr>
        <w:spacing w:after="0" w:line="240" w:lineRule="auto"/>
        <w:rPr>
          <w:rFonts w:ascii="Arial" w:hAnsi="Arial" w:cs="Arial"/>
          <w:sz w:val="24"/>
          <w:szCs w:val="24"/>
        </w:rPr>
      </w:pPr>
      <w:r w:rsidRPr="00B85E29">
        <w:rPr>
          <w:rFonts w:ascii="Arial" w:hAnsi="Arial" w:cs="Arial"/>
          <w:sz w:val="24"/>
          <w:szCs w:val="24"/>
        </w:rPr>
        <w:t xml:space="preserve">Sentiment </w:t>
      </w:r>
      <w:r w:rsidR="00AD4C94">
        <w:rPr>
          <w:rFonts w:ascii="Arial" w:hAnsi="Arial" w:cs="Arial"/>
          <w:sz w:val="24"/>
          <w:szCs w:val="24"/>
        </w:rPr>
        <w:t>a</w:t>
      </w:r>
      <w:r w:rsidRPr="00B85E29">
        <w:rPr>
          <w:rFonts w:ascii="Arial" w:hAnsi="Arial" w:cs="Arial"/>
          <w:sz w:val="24"/>
          <w:szCs w:val="24"/>
        </w:rPr>
        <w:t xml:space="preserve">nalysis </w:t>
      </w:r>
      <w:r w:rsidR="00AD4C94">
        <w:rPr>
          <w:rFonts w:ascii="Arial" w:hAnsi="Arial" w:cs="Arial"/>
          <w:sz w:val="24"/>
          <w:szCs w:val="24"/>
        </w:rPr>
        <w:t>answers the second research</w:t>
      </w:r>
      <w:r w:rsidRPr="00B85E29">
        <w:rPr>
          <w:rFonts w:ascii="Arial" w:hAnsi="Arial" w:cs="Arial"/>
          <w:sz w:val="24"/>
          <w:szCs w:val="24"/>
        </w:rPr>
        <w:t xml:space="preserve"> question. Sentiment analysis help</w:t>
      </w:r>
      <w:r w:rsidR="00AD4C94">
        <w:rPr>
          <w:rFonts w:ascii="Arial" w:hAnsi="Arial" w:cs="Arial"/>
          <w:sz w:val="24"/>
          <w:szCs w:val="24"/>
        </w:rPr>
        <w:t xml:space="preserve">s </w:t>
      </w:r>
      <w:r w:rsidRPr="00B85E29">
        <w:rPr>
          <w:rFonts w:ascii="Arial" w:hAnsi="Arial" w:cs="Arial"/>
          <w:sz w:val="24"/>
          <w:szCs w:val="24"/>
        </w:rPr>
        <w:t xml:space="preserve">evaluate a corpus of text to understand and develop insights about a company. </w:t>
      </w:r>
      <w:r w:rsidR="00AD4C94">
        <w:rPr>
          <w:rFonts w:ascii="Arial" w:hAnsi="Arial" w:cs="Arial"/>
          <w:sz w:val="24"/>
          <w:szCs w:val="24"/>
        </w:rPr>
        <w:t xml:space="preserve">A </w:t>
      </w:r>
      <w:r w:rsidRPr="00B85E29">
        <w:rPr>
          <w:rFonts w:ascii="Arial" w:hAnsi="Arial" w:cs="Arial"/>
          <w:sz w:val="24"/>
          <w:szCs w:val="24"/>
        </w:rPr>
        <w:t xml:space="preserve">wide range of sources </w:t>
      </w:r>
      <w:r w:rsidR="00AD4C94">
        <w:rPr>
          <w:rFonts w:ascii="Arial" w:hAnsi="Arial" w:cs="Arial"/>
          <w:sz w:val="24"/>
          <w:szCs w:val="24"/>
        </w:rPr>
        <w:t>can be used, such as T</w:t>
      </w:r>
      <w:r w:rsidRPr="00B85E29">
        <w:rPr>
          <w:rFonts w:ascii="Arial" w:hAnsi="Arial" w:cs="Arial"/>
          <w:sz w:val="24"/>
          <w:szCs w:val="24"/>
        </w:rPr>
        <w:t>weets, 10-K reports, and Instagram comments</w:t>
      </w:r>
      <w:r w:rsidR="00AD4C94">
        <w:rPr>
          <w:rFonts w:ascii="Arial" w:hAnsi="Arial" w:cs="Arial"/>
          <w:sz w:val="24"/>
          <w:szCs w:val="24"/>
        </w:rPr>
        <w:t xml:space="preserve">. In this paper, </w:t>
      </w:r>
      <w:r w:rsidRPr="00B85E29">
        <w:rPr>
          <w:rFonts w:ascii="Arial" w:hAnsi="Arial" w:cs="Arial"/>
          <w:sz w:val="24"/>
          <w:szCs w:val="24"/>
        </w:rPr>
        <w:t xml:space="preserve">reviews </w:t>
      </w:r>
      <w:r w:rsidR="00AD4C94">
        <w:rPr>
          <w:rFonts w:ascii="Arial" w:hAnsi="Arial" w:cs="Arial"/>
          <w:sz w:val="24"/>
          <w:szCs w:val="24"/>
        </w:rPr>
        <w:t>from</w:t>
      </w:r>
      <w:r w:rsidRPr="00B85E29">
        <w:rPr>
          <w:rFonts w:ascii="Arial" w:hAnsi="Arial" w:cs="Arial"/>
          <w:sz w:val="24"/>
          <w:szCs w:val="24"/>
        </w:rPr>
        <w:t xml:space="preserve"> </w:t>
      </w:r>
      <w:r w:rsidR="00AD4C94">
        <w:rPr>
          <w:rFonts w:ascii="Arial" w:hAnsi="Arial" w:cs="Arial"/>
          <w:sz w:val="24"/>
          <w:szCs w:val="24"/>
        </w:rPr>
        <w:t>online</w:t>
      </w:r>
      <w:r w:rsidRPr="00B85E29">
        <w:rPr>
          <w:rFonts w:ascii="Arial" w:hAnsi="Arial" w:cs="Arial"/>
          <w:sz w:val="24"/>
          <w:szCs w:val="24"/>
        </w:rPr>
        <w:t xml:space="preserve"> websites</w:t>
      </w:r>
      <w:r w:rsidR="00AD4C94">
        <w:rPr>
          <w:rFonts w:ascii="Arial" w:hAnsi="Arial" w:cs="Arial"/>
          <w:sz w:val="24"/>
          <w:szCs w:val="24"/>
        </w:rPr>
        <w:t xml:space="preserve"> were used</w:t>
      </w:r>
      <w:r w:rsidRPr="00B85E29">
        <w:rPr>
          <w:rFonts w:ascii="Arial" w:hAnsi="Arial" w:cs="Arial"/>
          <w:sz w:val="24"/>
          <w:szCs w:val="24"/>
        </w:rPr>
        <w:t xml:space="preserve">. Specifically, Open Table </w:t>
      </w:r>
      <w:r w:rsidR="00AD4C94">
        <w:rPr>
          <w:rFonts w:ascii="Arial" w:hAnsi="Arial" w:cs="Arial"/>
          <w:sz w:val="24"/>
          <w:szCs w:val="24"/>
        </w:rPr>
        <w:t xml:space="preserve">will be used </w:t>
      </w:r>
      <w:r w:rsidRPr="00B85E29">
        <w:rPr>
          <w:rFonts w:ascii="Arial" w:hAnsi="Arial" w:cs="Arial"/>
          <w:sz w:val="24"/>
          <w:szCs w:val="24"/>
        </w:rPr>
        <w:t xml:space="preserve">as the leading review site, as </w:t>
      </w:r>
      <w:r w:rsidR="00AD4C94">
        <w:rPr>
          <w:rFonts w:ascii="Arial" w:hAnsi="Arial" w:cs="Arial"/>
          <w:sz w:val="24"/>
          <w:szCs w:val="24"/>
        </w:rPr>
        <w:t>it</w:t>
      </w:r>
      <w:r w:rsidRPr="00B85E29">
        <w:rPr>
          <w:rFonts w:ascii="Arial" w:hAnsi="Arial" w:cs="Arial"/>
          <w:sz w:val="24"/>
          <w:szCs w:val="24"/>
        </w:rPr>
        <w:t xml:space="preserve"> is the primary source that </w:t>
      </w:r>
      <w:r w:rsidR="00EF20C0" w:rsidRPr="00B85E29">
        <w:rPr>
          <w:rFonts w:ascii="Arial" w:hAnsi="Arial" w:cs="Arial"/>
          <w:sz w:val="24"/>
          <w:szCs w:val="24"/>
        </w:rPr>
        <w:t>Fleming’s</w:t>
      </w:r>
      <w:r w:rsidRPr="00B85E29">
        <w:rPr>
          <w:rFonts w:ascii="Arial" w:hAnsi="Arial" w:cs="Arial"/>
          <w:sz w:val="24"/>
          <w:szCs w:val="24"/>
        </w:rPr>
        <w:t xml:space="preserve"> Steakhouse uses. </w:t>
      </w:r>
      <w:r w:rsidR="00AD4C94">
        <w:rPr>
          <w:rFonts w:ascii="Arial" w:hAnsi="Arial" w:cs="Arial"/>
          <w:sz w:val="24"/>
          <w:szCs w:val="24"/>
        </w:rPr>
        <w:t>Reviews will also be pulled from</w:t>
      </w:r>
      <w:r w:rsidRPr="00B85E29">
        <w:rPr>
          <w:rFonts w:ascii="Arial" w:hAnsi="Arial" w:cs="Arial"/>
          <w:sz w:val="24"/>
          <w:szCs w:val="24"/>
        </w:rPr>
        <w:t xml:space="preserve"> Yelp to </w:t>
      </w:r>
      <w:r w:rsidR="00AD4C94">
        <w:rPr>
          <w:rFonts w:ascii="Arial" w:hAnsi="Arial" w:cs="Arial"/>
          <w:sz w:val="24"/>
          <w:szCs w:val="24"/>
        </w:rPr>
        <w:t>gain</w:t>
      </w:r>
      <w:r w:rsidRPr="00B85E29">
        <w:rPr>
          <w:rFonts w:ascii="Arial" w:hAnsi="Arial" w:cs="Arial"/>
          <w:sz w:val="24"/>
          <w:szCs w:val="24"/>
        </w:rPr>
        <w:t xml:space="preserve"> further insights into how guests feel about Fleming's Steakhouse. When</w:t>
      </w:r>
      <w:r w:rsidR="00AD4C94">
        <w:rPr>
          <w:rFonts w:ascii="Arial" w:hAnsi="Arial" w:cs="Arial"/>
          <w:sz w:val="24"/>
          <w:szCs w:val="24"/>
        </w:rPr>
        <w:t xml:space="preserve"> the</w:t>
      </w:r>
      <w:r w:rsidRPr="00B85E29">
        <w:rPr>
          <w:rFonts w:ascii="Arial" w:hAnsi="Arial" w:cs="Arial"/>
          <w:sz w:val="24"/>
          <w:szCs w:val="24"/>
        </w:rPr>
        <w:t xml:space="preserve"> data is fully gathered,</w:t>
      </w:r>
      <w:r w:rsidR="00AD4C94">
        <w:rPr>
          <w:rFonts w:ascii="Arial" w:hAnsi="Arial" w:cs="Arial"/>
          <w:sz w:val="24"/>
          <w:szCs w:val="24"/>
        </w:rPr>
        <w:t xml:space="preserve"> </w:t>
      </w:r>
      <w:r w:rsidRPr="00B85E29">
        <w:rPr>
          <w:rFonts w:ascii="Arial" w:hAnsi="Arial" w:cs="Arial"/>
          <w:sz w:val="24"/>
          <w:szCs w:val="24"/>
        </w:rPr>
        <w:t>the text's contents and meaning</w:t>
      </w:r>
      <w:r w:rsidR="00726D13">
        <w:rPr>
          <w:rFonts w:ascii="Arial" w:hAnsi="Arial" w:cs="Arial"/>
          <w:sz w:val="24"/>
          <w:szCs w:val="24"/>
        </w:rPr>
        <w:t>s</w:t>
      </w:r>
      <w:r w:rsidR="00AD4C94">
        <w:rPr>
          <w:rFonts w:ascii="Arial" w:hAnsi="Arial" w:cs="Arial"/>
          <w:sz w:val="24"/>
          <w:szCs w:val="24"/>
        </w:rPr>
        <w:t xml:space="preserve"> </w:t>
      </w:r>
      <w:r w:rsidR="00726D13">
        <w:rPr>
          <w:rFonts w:ascii="Arial" w:hAnsi="Arial" w:cs="Arial"/>
          <w:sz w:val="24"/>
          <w:szCs w:val="24"/>
        </w:rPr>
        <w:t>will</w:t>
      </w:r>
      <w:r w:rsidR="00AD4C94">
        <w:rPr>
          <w:rFonts w:ascii="Arial" w:hAnsi="Arial" w:cs="Arial"/>
          <w:sz w:val="24"/>
          <w:szCs w:val="24"/>
        </w:rPr>
        <w:t xml:space="preserve"> be analyzed, and issues </w:t>
      </w:r>
      <w:r w:rsidR="00726D13">
        <w:rPr>
          <w:rFonts w:ascii="Arial" w:hAnsi="Arial" w:cs="Arial"/>
          <w:sz w:val="24"/>
          <w:szCs w:val="24"/>
        </w:rPr>
        <w:t>can be identified.</w:t>
      </w:r>
      <w:r w:rsidRPr="00B85E29">
        <w:rPr>
          <w:rFonts w:ascii="Arial" w:hAnsi="Arial" w:cs="Arial"/>
          <w:sz w:val="24"/>
          <w:szCs w:val="24"/>
        </w:rPr>
        <w:t xml:space="preserve"> These issues include:</w:t>
      </w:r>
    </w:p>
    <w:p w14:paraId="169C6F09" w14:textId="77777777" w:rsidR="00B85E29" w:rsidRDefault="00B85E29" w:rsidP="00935758">
      <w:pPr>
        <w:spacing w:after="0" w:line="240" w:lineRule="auto"/>
        <w:rPr>
          <w:rFonts w:ascii="Arial" w:hAnsi="Arial" w:cs="Arial"/>
          <w:sz w:val="24"/>
          <w:szCs w:val="24"/>
        </w:rPr>
      </w:pPr>
    </w:p>
    <w:p w14:paraId="62CB8879" w14:textId="5445F917" w:rsidR="00B9570F" w:rsidRDefault="00B9570F" w:rsidP="00B9570F">
      <w:pPr>
        <w:pStyle w:val="ListParagraph"/>
        <w:numPr>
          <w:ilvl w:val="0"/>
          <w:numId w:val="21"/>
        </w:numPr>
        <w:spacing w:after="0" w:line="240" w:lineRule="auto"/>
        <w:rPr>
          <w:rFonts w:ascii="Arial" w:hAnsi="Arial" w:cs="Arial"/>
          <w:sz w:val="24"/>
          <w:szCs w:val="24"/>
        </w:rPr>
      </w:pPr>
      <w:r>
        <w:rPr>
          <w:rFonts w:ascii="Arial" w:hAnsi="Arial" w:cs="Arial"/>
          <w:sz w:val="24"/>
          <w:szCs w:val="24"/>
        </w:rPr>
        <w:t xml:space="preserve">What are the underlying themes </w:t>
      </w:r>
      <w:r w:rsidR="00C43C9C">
        <w:rPr>
          <w:rFonts w:ascii="Arial" w:hAnsi="Arial" w:cs="Arial"/>
          <w:sz w:val="24"/>
          <w:szCs w:val="24"/>
        </w:rPr>
        <w:t>or topics within the text corpus?</w:t>
      </w:r>
    </w:p>
    <w:p w14:paraId="74BA3C18" w14:textId="31495729" w:rsidR="00C43C9C" w:rsidRDefault="00C43C9C" w:rsidP="00B9570F">
      <w:pPr>
        <w:pStyle w:val="ListParagraph"/>
        <w:numPr>
          <w:ilvl w:val="0"/>
          <w:numId w:val="21"/>
        </w:numPr>
        <w:spacing w:after="0" w:line="240" w:lineRule="auto"/>
        <w:rPr>
          <w:rFonts w:ascii="Arial" w:hAnsi="Arial" w:cs="Arial"/>
          <w:sz w:val="24"/>
          <w:szCs w:val="24"/>
        </w:rPr>
      </w:pPr>
      <w:r>
        <w:rPr>
          <w:rFonts w:ascii="Arial" w:hAnsi="Arial" w:cs="Arial"/>
          <w:sz w:val="24"/>
          <w:szCs w:val="24"/>
        </w:rPr>
        <w:t>What does the text tell us about the authors of the reviews</w:t>
      </w:r>
      <w:r w:rsidR="004A54D6">
        <w:rPr>
          <w:rFonts w:ascii="Arial" w:hAnsi="Arial" w:cs="Arial"/>
          <w:sz w:val="24"/>
          <w:szCs w:val="24"/>
        </w:rPr>
        <w:t xml:space="preserve">? </w:t>
      </w:r>
    </w:p>
    <w:p w14:paraId="3C707FF2" w14:textId="18DB1042" w:rsidR="004A54D6" w:rsidRDefault="004A54D6" w:rsidP="00B9570F">
      <w:pPr>
        <w:pStyle w:val="ListParagraph"/>
        <w:numPr>
          <w:ilvl w:val="0"/>
          <w:numId w:val="21"/>
        </w:numPr>
        <w:spacing w:after="0" w:line="240" w:lineRule="auto"/>
        <w:rPr>
          <w:rFonts w:ascii="Arial" w:hAnsi="Arial" w:cs="Arial"/>
          <w:sz w:val="24"/>
          <w:szCs w:val="24"/>
        </w:rPr>
      </w:pPr>
      <w:r>
        <w:rPr>
          <w:rFonts w:ascii="Arial" w:hAnsi="Arial" w:cs="Arial"/>
          <w:sz w:val="24"/>
          <w:szCs w:val="24"/>
        </w:rPr>
        <w:t>What topics are trending in the text corpus?</w:t>
      </w:r>
    </w:p>
    <w:p w14:paraId="100DB765" w14:textId="42D8A69B" w:rsidR="00B8580F" w:rsidRDefault="00B8580F" w:rsidP="00B9570F">
      <w:pPr>
        <w:pStyle w:val="ListParagraph"/>
        <w:numPr>
          <w:ilvl w:val="0"/>
          <w:numId w:val="21"/>
        </w:numPr>
        <w:spacing w:after="0" w:line="240" w:lineRule="auto"/>
        <w:rPr>
          <w:rFonts w:ascii="Arial" w:hAnsi="Arial" w:cs="Arial"/>
          <w:sz w:val="24"/>
          <w:szCs w:val="24"/>
        </w:rPr>
      </w:pPr>
      <w:r>
        <w:rPr>
          <w:rFonts w:ascii="Arial" w:hAnsi="Arial" w:cs="Arial"/>
          <w:sz w:val="24"/>
          <w:szCs w:val="24"/>
        </w:rPr>
        <w:t>What key words best characterize the contents of the corpus?</w:t>
      </w:r>
    </w:p>
    <w:p w14:paraId="1827BC00" w14:textId="77777777" w:rsidR="00B8580F" w:rsidRDefault="00B8580F" w:rsidP="00B8580F">
      <w:pPr>
        <w:spacing w:after="0" w:line="240" w:lineRule="auto"/>
        <w:rPr>
          <w:rFonts w:ascii="Arial" w:hAnsi="Arial" w:cs="Arial"/>
          <w:sz w:val="24"/>
          <w:szCs w:val="24"/>
        </w:rPr>
      </w:pPr>
    </w:p>
    <w:p w14:paraId="2E1D0058" w14:textId="0427DFEB" w:rsidR="00B52547" w:rsidRDefault="008335D0" w:rsidP="00B8580F">
      <w:pPr>
        <w:spacing w:after="0" w:line="240" w:lineRule="auto"/>
        <w:rPr>
          <w:rFonts w:ascii="Arial" w:hAnsi="Arial" w:cs="Arial"/>
          <w:sz w:val="24"/>
          <w:szCs w:val="24"/>
        </w:rPr>
      </w:pPr>
      <w:r w:rsidRPr="008335D0">
        <w:rPr>
          <w:rFonts w:ascii="Arial" w:hAnsi="Arial" w:cs="Arial"/>
          <w:sz w:val="24"/>
          <w:szCs w:val="24"/>
        </w:rPr>
        <w:t xml:space="preserve">By answering and understanding these questions, </w:t>
      </w:r>
      <w:r w:rsidR="00726D13">
        <w:rPr>
          <w:rFonts w:ascii="Arial" w:hAnsi="Arial" w:cs="Arial"/>
          <w:sz w:val="24"/>
          <w:szCs w:val="24"/>
        </w:rPr>
        <w:t xml:space="preserve">the </w:t>
      </w:r>
      <w:r w:rsidRPr="008335D0">
        <w:rPr>
          <w:rFonts w:ascii="Arial" w:hAnsi="Arial" w:cs="Arial"/>
          <w:sz w:val="24"/>
          <w:szCs w:val="24"/>
        </w:rPr>
        <w:t xml:space="preserve">second </w:t>
      </w:r>
      <w:r w:rsidR="00726D13">
        <w:rPr>
          <w:rFonts w:ascii="Arial" w:hAnsi="Arial" w:cs="Arial"/>
          <w:sz w:val="24"/>
          <w:szCs w:val="24"/>
        </w:rPr>
        <w:t xml:space="preserve">research </w:t>
      </w:r>
      <w:r w:rsidRPr="008335D0">
        <w:rPr>
          <w:rFonts w:ascii="Arial" w:hAnsi="Arial" w:cs="Arial"/>
          <w:sz w:val="24"/>
          <w:szCs w:val="24"/>
        </w:rPr>
        <w:t xml:space="preserve">question </w:t>
      </w:r>
      <w:r w:rsidR="00726D13">
        <w:rPr>
          <w:rFonts w:ascii="Arial" w:hAnsi="Arial" w:cs="Arial"/>
          <w:sz w:val="24"/>
          <w:szCs w:val="24"/>
        </w:rPr>
        <w:t>can be</w:t>
      </w:r>
      <w:r w:rsidRPr="008335D0">
        <w:rPr>
          <w:rFonts w:ascii="Arial" w:hAnsi="Arial" w:cs="Arial"/>
          <w:sz w:val="24"/>
          <w:szCs w:val="24"/>
        </w:rPr>
        <w:t xml:space="preserve"> solve</w:t>
      </w:r>
      <w:r w:rsidR="00726D13">
        <w:rPr>
          <w:rFonts w:ascii="Arial" w:hAnsi="Arial" w:cs="Arial"/>
          <w:sz w:val="24"/>
          <w:szCs w:val="24"/>
        </w:rPr>
        <w:t>d</w:t>
      </w:r>
      <w:r w:rsidRPr="008335D0">
        <w:rPr>
          <w:rFonts w:ascii="Arial" w:hAnsi="Arial" w:cs="Arial"/>
          <w:sz w:val="24"/>
          <w:szCs w:val="24"/>
        </w:rPr>
        <w:t xml:space="preserve">. </w:t>
      </w:r>
      <w:r w:rsidR="00726D13">
        <w:rPr>
          <w:rFonts w:ascii="Arial" w:hAnsi="Arial" w:cs="Arial"/>
          <w:sz w:val="24"/>
          <w:szCs w:val="24"/>
        </w:rPr>
        <w:t>This analysis</w:t>
      </w:r>
      <w:r w:rsidRPr="008335D0">
        <w:rPr>
          <w:rFonts w:ascii="Arial" w:hAnsi="Arial" w:cs="Arial"/>
          <w:sz w:val="24"/>
          <w:szCs w:val="24"/>
        </w:rPr>
        <w:t xml:space="preserve"> allow</w:t>
      </w:r>
      <w:r w:rsidR="00726D13">
        <w:rPr>
          <w:rFonts w:ascii="Arial" w:hAnsi="Arial" w:cs="Arial"/>
          <w:sz w:val="24"/>
          <w:szCs w:val="24"/>
        </w:rPr>
        <w:t>s</w:t>
      </w:r>
      <w:r w:rsidRPr="008335D0">
        <w:rPr>
          <w:rFonts w:ascii="Arial" w:hAnsi="Arial" w:cs="Arial"/>
          <w:sz w:val="24"/>
          <w:szCs w:val="24"/>
        </w:rPr>
        <w:t xml:space="preserve"> </w:t>
      </w:r>
      <w:r w:rsidR="00771FD3">
        <w:rPr>
          <w:rFonts w:ascii="Arial" w:hAnsi="Arial" w:cs="Arial"/>
          <w:sz w:val="24"/>
          <w:szCs w:val="24"/>
        </w:rPr>
        <w:t xml:space="preserve">Fleming’s </w:t>
      </w:r>
      <w:r w:rsidRPr="008335D0">
        <w:rPr>
          <w:rFonts w:ascii="Arial" w:hAnsi="Arial" w:cs="Arial"/>
          <w:sz w:val="24"/>
          <w:szCs w:val="24"/>
        </w:rPr>
        <w:t>to summarize the text corpus, extract essential words and phrases from the corpus, and identify related words and concepts. An example of what the corpus text will look like is below, based on reviews from Open Table:</w:t>
      </w:r>
    </w:p>
    <w:p w14:paraId="6ED8DA93" w14:textId="00827A6D" w:rsidR="00B52547" w:rsidRPr="00B8580F" w:rsidRDefault="00B52547" w:rsidP="00B8580F">
      <w:pPr>
        <w:spacing w:after="0" w:line="240" w:lineRule="auto"/>
        <w:rPr>
          <w:rFonts w:ascii="Arial" w:hAnsi="Arial" w:cs="Arial"/>
          <w:sz w:val="24"/>
          <w:szCs w:val="24"/>
        </w:rPr>
      </w:pPr>
    </w:p>
    <w:tbl>
      <w:tblPr>
        <w:tblStyle w:val="TableGrid"/>
        <w:tblW w:w="10080" w:type="dxa"/>
        <w:tblLayout w:type="fixed"/>
        <w:tblLook w:val="04A0" w:firstRow="1" w:lastRow="0" w:firstColumn="1" w:lastColumn="0" w:noHBand="0" w:noVBand="1"/>
      </w:tblPr>
      <w:tblGrid>
        <w:gridCol w:w="654"/>
        <w:gridCol w:w="6320"/>
        <w:gridCol w:w="1973"/>
        <w:gridCol w:w="1133"/>
      </w:tblGrid>
      <w:tr w:rsidR="00EE610D" w14:paraId="0DB87604" w14:textId="77777777" w:rsidTr="003C46AA">
        <w:trPr>
          <w:trHeight w:val="193"/>
        </w:trPr>
        <w:tc>
          <w:tcPr>
            <w:tcW w:w="654" w:type="dxa"/>
            <w:shd w:val="clear" w:color="auto" w:fill="C00000"/>
          </w:tcPr>
          <w:p w14:paraId="47A242E9" w14:textId="77777777" w:rsidR="00EE610D" w:rsidRDefault="00EE610D" w:rsidP="00935758">
            <w:pPr>
              <w:rPr>
                <w:rFonts w:ascii="Arial" w:hAnsi="Arial" w:cs="Arial"/>
                <w:sz w:val="24"/>
                <w:szCs w:val="24"/>
              </w:rPr>
            </w:pPr>
          </w:p>
        </w:tc>
        <w:tc>
          <w:tcPr>
            <w:tcW w:w="6320" w:type="dxa"/>
            <w:shd w:val="clear" w:color="auto" w:fill="C00000"/>
          </w:tcPr>
          <w:p w14:paraId="36EDB365" w14:textId="28A39304"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Verbatim Statement</w:t>
            </w:r>
          </w:p>
        </w:tc>
        <w:tc>
          <w:tcPr>
            <w:tcW w:w="1973" w:type="dxa"/>
            <w:shd w:val="clear" w:color="auto" w:fill="C00000"/>
          </w:tcPr>
          <w:p w14:paraId="5807FFDC" w14:textId="71B5C77D"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Date</w:t>
            </w:r>
          </w:p>
        </w:tc>
        <w:tc>
          <w:tcPr>
            <w:tcW w:w="1133" w:type="dxa"/>
            <w:shd w:val="clear" w:color="auto" w:fill="C00000"/>
          </w:tcPr>
          <w:p w14:paraId="45EF706A" w14:textId="65B30111"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Rating</w:t>
            </w:r>
          </w:p>
        </w:tc>
      </w:tr>
      <w:tr w:rsidR="00EE610D" w14:paraId="39AF5655" w14:textId="77777777" w:rsidTr="15CC4AF0">
        <w:trPr>
          <w:trHeight w:val="285"/>
        </w:trPr>
        <w:tc>
          <w:tcPr>
            <w:tcW w:w="654" w:type="dxa"/>
          </w:tcPr>
          <w:p w14:paraId="2F357ED5" w14:textId="77777777" w:rsidR="00073C20" w:rsidRPr="0073156F" w:rsidRDefault="00073C20" w:rsidP="003C46AA">
            <w:pPr>
              <w:jc w:val="center"/>
              <w:rPr>
                <w:rFonts w:ascii="Arial" w:hAnsi="Arial" w:cs="Arial"/>
                <w:b/>
                <w:bCs/>
                <w:sz w:val="24"/>
                <w:szCs w:val="24"/>
              </w:rPr>
            </w:pPr>
          </w:p>
          <w:p w14:paraId="490A3390" w14:textId="6346D3BA"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1</w:t>
            </w:r>
          </w:p>
          <w:p w14:paraId="78943351" w14:textId="3D719266" w:rsidR="00EE610D" w:rsidRPr="0073156F" w:rsidRDefault="00EE610D" w:rsidP="003C46AA">
            <w:pPr>
              <w:jc w:val="center"/>
              <w:rPr>
                <w:rFonts w:ascii="Arial" w:hAnsi="Arial" w:cs="Arial"/>
                <w:b/>
                <w:bCs/>
                <w:sz w:val="24"/>
                <w:szCs w:val="24"/>
              </w:rPr>
            </w:pPr>
          </w:p>
        </w:tc>
        <w:tc>
          <w:tcPr>
            <w:tcW w:w="6320" w:type="dxa"/>
            <w:vAlign w:val="center"/>
          </w:tcPr>
          <w:p w14:paraId="6881AFA5" w14:textId="4CD22DD9" w:rsidR="00EE610D" w:rsidRPr="00EE610D" w:rsidRDefault="00EE610D" w:rsidP="00EE610D">
            <w:pPr>
              <w:rPr>
                <w:rFonts w:ascii="Arial" w:hAnsi="Arial" w:cs="Arial"/>
                <w:sz w:val="20"/>
                <w:szCs w:val="20"/>
              </w:rPr>
            </w:pPr>
            <w:r w:rsidRPr="1D627843">
              <w:rPr>
                <w:rFonts w:ascii="Arial" w:hAnsi="Arial" w:cs="Arial"/>
                <w:sz w:val="20"/>
                <w:szCs w:val="20"/>
              </w:rPr>
              <w:t xml:space="preserve">“Beautiful ambiance. Delicious food. Steak came out amazing!! Need to work out the 'just opened' kinks.” </w:t>
            </w:r>
          </w:p>
        </w:tc>
        <w:tc>
          <w:tcPr>
            <w:tcW w:w="1973" w:type="dxa"/>
          </w:tcPr>
          <w:p w14:paraId="16DADB16" w14:textId="77777777" w:rsidR="00EE610D" w:rsidRPr="00352F5B" w:rsidRDefault="00EE610D" w:rsidP="003C46AA">
            <w:pPr>
              <w:jc w:val="center"/>
              <w:rPr>
                <w:rFonts w:ascii="Arial" w:hAnsi="Arial" w:cs="Arial"/>
                <w:sz w:val="20"/>
                <w:szCs w:val="20"/>
              </w:rPr>
            </w:pPr>
          </w:p>
          <w:p w14:paraId="523C4B7F" w14:textId="65139CEE" w:rsidR="00EE610D" w:rsidRDefault="00EE610D" w:rsidP="003C46AA">
            <w:pPr>
              <w:jc w:val="center"/>
              <w:rPr>
                <w:rFonts w:ascii="Arial" w:hAnsi="Arial" w:cs="Arial"/>
                <w:sz w:val="24"/>
                <w:szCs w:val="24"/>
              </w:rPr>
            </w:pPr>
            <w:r w:rsidRPr="00352F5B">
              <w:rPr>
                <w:rFonts w:ascii="Arial" w:hAnsi="Arial" w:cs="Arial"/>
                <w:sz w:val="20"/>
                <w:szCs w:val="20"/>
              </w:rPr>
              <w:t>October 18, 2024</w:t>
            </w:r>
          </w:p>
        </w:tc>
        <w:tc>
          <w:tcPr>
            <w:tcW w:w="1133" w:type="dxa"/>
          </w:tcPr>
          <w:p w14:paraId="308FC009" w14:textId="77777777" w:rsidR="00EE610D" w:rsidRPr="00352F5B" w:rsidRDefault="00EE610D" w:rsidP="003C46AA">
            <w:pPr>
              <w:jc w:val="center"/>
              <w:rPr>
                <w:rFonts w:ascii="Arial" w:hAnsi="Arial" w:cs="Arial"/>
                <w:sz w:val="20"/>
                <w:szCs w:val="20"/>
              </w:rPr>
            </w:pPr>
          </w:p>
          <w:p w14:paraId="6E2918F5" w14:textId="15C6E27A" w:rsidR="00EE610D" w:rsidRDefault="00EE610D" w:rsidP="003C46AA">
            <w:pPr>
              <w:jc w:val="center"/>
              <w:rPr>
                <w:rFonts w:ascii="Arial" w:hAnsi="Arial" w:cs="Arial"/>
                <w:sz w:val="24"/>
                <w:szCs w:val="24"/>
              </w:rPr>
            </w:pPr>
            <w:r w:rsidRPr="00352F5B">
              <w:rPr>
                <w:rFonts w:ascii="Arial" w:hAnsi="Arial" w:cs="Arial"/>
                <w:sz w:val="20"/>
                <w:szCs w:val="20"/>
              </w:rPr>
              <w:t>3</w:t>
            </w:r>
          </w:p>
        </w:tc>
      </w:tr>
      <w:tr w:rsidR="00EE610D" w14:paraId="4778E780" w14:textId="77777777" w:rsidTr="15CC4AF0">
        <w:trPr>
          <w:trHeight w:val="1210"/>
        </w:trPr>
        <w:tc>
          <w:tcPr>
            <w:tcW w:w="654" w:type="dxa"/>
          </w:tcPr>
          <w:p w14:paraId="689F9EF1" w14:textId="77777777" w:rsidR="00073C20" w:rsidRPr="0073156F" w:rsidRDefault="00073C20" w:rsidP="003C46AA">
            <w:pPr>
              <w:jc w:val="center"/>
              <w:rPr>
                <w:rFonts w:ascii="Arial" w:hAnsi="Arial" w:cs="Arial"/>
                <w:b/>
                <w:bCs/>
                <w:sz w:val="24"/>
                <w:szCs w:val="24"/>
              </w:rPr>
            </w:pPr>
          </w:p>
          <w:p w14:paraId="2317CE01" w14:textId="77777777" w:rsidR="00073C20" w:rsidRPr="0073156F" w:rsidRDefault="00073C20" w:rsidP="003C46AA">
            <w:pPr>
              <w:jc w:val="center"/>
              <w:rPr>
                <w:rFonts w:ascii="Arial" w:hAnsi="Arial" w:cs="Arial"/>
                <w:b/>
                <w:bCs/>
                <w:sz w:val="24"/>
                <w:szCs w:val="24"/>
              </w:rPr>
            </w:pPr>
          </w:p>
          <w:p w14:paraId="168FC0F1" w14:textId="4EA17524"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2</w:t>
            </w:r>
          </w:p>
        </w:tc>
        <w:tc>
          <w:tcPr>
            <w:tcW w:w="6320" w:type="dxa"/>
            <w:vAlign w:val="center"/>
          </w:tcPr>
          <w:p w14:paraId="488BB3DC" w14:textId="46F775B6" w:rsidR="00EE610D" w:rsidRDefault="00EE610D" w:rsidP="00EE610D">
            <w:pPr>
              <w:rPr>
                <w:rFonts w:ascii="Arial" w:hAnsi="Arial" w:cs="Arial"/>
                <w:sz w:val="20"/>
                <w:szCs w:val="20"/>
              </w:rPr>
            </w:pPr>
            <w:r w:rsidRPr="1D627843">
              <w:rPr>
                <w:rFonts w:ascii="Arial" w:hAnsi="Arial" w:cs="Arial"/>
                <w:sz w:val="20"/>
                <w:szCs w:val="20"/>
              </w:rPr>
              <w:t>I booked well in advance for my birthday celebration, which included 7 guests for the main dining room. After leaving the bar because they told us our table was ready</w:t>
            </w:r>
            <w:r w:rsidR="6809B2AA" w:rsidRPr="6809B2AA">
              <w:rPr>
                <w:rFonts w:ascii="Arial" w:hAnsi="Arial" w:cs="Arial"/>
                <w:sz w:val="20"/>
                <w:szCs w:val="20"/>
              </w:rPr>
              <w:t>,</w:t>
            </w:r>
            <w:r w:rsidRPr="1D627843">
              <w:rPr>
                <w:rFonts w:ascii="Arial" w:hAnsi="Arial" w:cs="Arial"/>
                <w:sz w:val="20"/>
                <w:szCs w:val="20"/>
              </w:rPr>
              <w:t xml:space="preserve"> we were then notified that the table was not actually ready and had to sit and wait an additional few </w:t>
            </w:r>
            <w:r w:rsidR="6809B2AA" w:rsidRPr="6809B2AA">
              <w:rPr>
                <w:rFonts w:ascii="Arial" w:hAnsi="Arial" w:cs="Arial"/>
                <w:sz w:val="20"/>
                <w:szCs w:val="20"/>
              </w:rPr>
              <w:t>minute</w:t>
            </w:r>
            <w:r w:rsidRPr="1D627843">
              <w:rPr>
                <w:rFonts w:ascii="Arial" w:hAnsi="Arial" w:cs="Arial"/>
                <w:sz w:val="20"/>
                <w:szCs w:val="20"/>
              </w:rPr>
              <w:t>…”</w:t>
            </w:r>
          </w:p>
          <w:p w14:paraId="23E98AA9" w14:textId="77777777" w:rsidR="00EE610D" w:rsidRDefault="00EE610D" w:rsidP="00EE610D">
            <w:pPr>
              <w:rPr>
                <w:rFonts w:ascii="Arial" w:hAnsi="Arial" w:cs="Arial"/>
                <w:sz w:val="24"/>
                <w:szCs w:val="24"/>
              </w:rPr>
            </w:pPr>
          </w:p>
        </w:tc>
        <w:tc>
          <w:tcPr>
            <w:tcW w:w="1973" w:type="dxa"/>
          </w:tcPr>
          <w:p w14:paraId="3C7838AC" w14:textId="77777777" w:rsidR="00EE610D" w:rsidRDefault="00EE610D" w:rsidP="003C46AA">
            <w:pPr>
              <w:jc w:val="center"/>
              <w:rPr>
                <w:rFonts w:ascii="Arial" w:hAnsi="Arial" w:cs="Arial"/>
                <w:sz w:val="20"/>
                <w:szCs w:val="20"/>
              </w:rPr>
            </w:pPr>
          </w:p>
          <w:p w14:paraId="6B230535" w14:textId="77777777" w:rsidR="00EE610D" w:rsidRDefault="00EE610D" w:rsidP="003C46AA">
            <w:pPr>
              <w:jc w:val="center"/>
              <w:rPr>
                <w:rFonts w:ascii="Arial" w:hAnsi="Arial" w:cs="Arial"/>
                <w:sz w:val="20"/>
                <w:szCs w:val="20"/>
              </w:rPr>
            </w:pPr>
          </w:p>
          <w:p w14:paraId="398BC395" w14:textId="77777777" w:rsidR="00EE610D" w:rsidRDefault="00EE610D" w:rsidP="003C46AA">
            <w:pPr>
              <w:jc w:val="center"/>
              <w:rPr>
                <w:rFonts w:ascii="Arial" w:hAnsi="Arial" w:cs="Arial"/>
                <w:sz w:val="20"/>
                <w:szCs w:val="20"/>
              </w:rPr>
            </w:pPr>
          </w:p>
          <w:p w14:paraId="51793635" w14:textId="41DAF23C" w:rsidR="00EE610D" w:rsidRDefault="00EE610D" w:rsidP="003C46AA">
            <w:pPr>
              <w:jc w:val="center"/>
              <w:rPr>
                <w:rFonts w:ascii="Arial" w:hAnsi="Arial" w:cs="Arial"/>
                <w:sz w:val="24"/>
                <w:szCs w:val="24"/>
              </w:rPr>
            </w:pPr>
            <w:r>
              <w:rPr>
                <w:rFonts w:ascii="Arial" w:hAnsi="Arial" w:cs="Arial"/>
                <w:sz w:val="20"/>
                <w:szCs w:val="20"/>
              </w:rPr>
              <w:t>October 17, 2024</w:t>
            </w:r>
          </w:p>
        </w:tc>
        <w:tc>
          <w:tcPr>
            <w:tcW w:w="1133" w:type="dxa"/>
          </w:tcPr>
          <w:p w14:paraId="09EB278F" w14:textId="77777777" w:rsidR="00EE610D" w:rsidRDefault="00EE610D" w:rsidP="00EE610D">
            <w:pPr>
              <w:rPr>
                <w:rFonts w:ascii="Arial" w:hAnsi="Arial" w:cs="Arial"/>
                <w:sz w:val="20"/>
                <w:szCs w:val="20"/>
              </w:rPr>
            </w:pPr>
          </w:p>
          <w:p w14:paraId="1D594622" w14:textId="77777777" w:rsidR="00EE610D" w:rsidRDefault="00EE610D" w:rsidP="00EE610D">
            <w:pPr>
              <w:rPr>
                <w:rFonts w:ascii="Arial" w:hAnsi="Arial" w:cs="Arial"/>
                <w:sz w:val="20"/>
                <w:szCs w:val="20"/>
              </w:rPr>
            </w:pPr>
          </w:p>
          <w:p w14:paraId="04E44E23" w14:textId="77777777" w:rsidR="00EE610D" w:rsidRDefault="00EE610D" w:rsidP="00EE610D">
            <w:pPr>
              <w:rPr>
                <w:rFonts w:ascii="Arial" w:hAnsi="Arial" w:cs="Arial"/>
                <w:sz w:val="20"/>
                <w:szCs w:val="20"/>
              </w:rPr>
            </w:pPr>
          </w:p>
          <w:p w14:paraId="32216DAA" w14:textId="459648A4" w:rsidR="00EE610D" w:rsidRDefault="00EE610D" w:rsidP="003C46AA">
            <w:pPr>
              <w:jc w:val="center"/>
              <w:rPr>
                <w:rFonts w:ascii="Arial" w:hAnsi="Arial" w:cs="Arial"/>
                <w:sz w:val="24"/>
                <w:szCs w:val="24"/>
              </w:rPr>
            </w:pPr>
            <w:r>
              <w:rPr>
                <w:rFonts w:ascii="Arial" w:hAnsi="Arial" w:cs="Arial"/>
                <w:sz w:val="20"/>
                <w:szCs w:val="20"/>
              </w:rPr>
              <w:t>1</w:t>
            </w:r>
          </w:p>
        </w:tc>
      </w:tr>
      <w:tr w:rsidR="00EE610D" w14:paraId="43E39503" w14:textId="77777777" w:rsidTr="15CC4AF0">
        <w:trPr>
          <w:trHeight w:val="689"/>
        </w:trPr>
        <w:tc>
          <w:tcPr>
            <w:tcW w:w="654" w:type="dxa"/>
          </w:tcPr>
          <w:p w14:paraId="1AEA0809" w14:textId="77777777" w:rsidR="00073C20" w:rsidRPr="0073156F" w:rsidRDefault="00073C20" w:rsidP="003C46AA">
            <w:pPr>
              <w:jc w:val="center"/>
              <w:rPr>
                <w:rFonts w:ascii="Arial" w:hAnsi="Arial" w:cs="Arial"/>
                <w:b/>
                <w:bCs/>
                <w:sz w:val="24"/>
                <w:szCs w:val="24"/>
              </w:rPr>
            </w:pPr>
          </w:p>
          <w:p w14:paraId="0456040D" w14:textId="417E0747"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3</w:t>
            </w:r>
          </w:p>
        </w:tc>
        <w:tc>
          <w:tcPr>
            <w:tcW w:w="6320" w:type="dxa"/>
            <w:vAlign w:val="center"/>
          </w:tcPr>
          <w:p w14:paraId="7772F138" w14:textId="50FE134F" w:rsidR="00EE610D" w:rsidRDefault="00EE610D" w:rsidP="00EE610D">
            <w:pPr>
              <w:rPr>
                <w:rFonts w:ascii="Arial" w:hAnsi="Arial" w:cs="Arial"/>
                <w:sz w:val="20"/>
                <w:szCs w:val="20"/>
              </w:rPr>
            </w:pPr>
            <w:r w:rsidRPr="1D627843">
              <w:rPr>
                <w:rFonts w:ascii="Arial" w:hAnsi="Arial" w:cs="Arial"/>
                <w:sz w:val="20"/>
                <w:szCs w:val="20"/>
              </w:rPr>
              <w:t>"Had a wonderful meal and dining experience at Fleming’s. Normally we dine in the main dining room</w:t>
            </w:r>
            <w:r w:rsidR="6809B2AA" w:rsidRPr="6809B2AA">
              <w:rPr>
                <w:rFonts w:ascii="Arial" w:hAnsi="Arial" w:cs="Arial"/>
                <w:sz w:val="20"/>
                <w:szCs w:val="20"/>
              </w:rPr>
              <w:t>,</w:t>
            </w:r>
            <w:r w:rsidRPr="1D627843">
              <w:rPr>
                <w:rFonts w:ascii="Arial" w:hAnsi="Arial" w:cs="Arial"/>
                <w:sz w:val="20"/>
                <w:szCs w:val="20"/>
              </w:rPr>
              <w:t xml:space="preserve"> but the new bar area appealed more to my wife</w:t>
            </w:r>
            <w:r w:rsidR="6809B2AA" w:rsidRPr="6809B2AA">
              <w:rPr>
                <w:rFonts w:ascii="Arial" w:hAnsi="Arial" w:cs="Arial"/>
                <w:sz w:val="20"/>
                <w:szCs w:val="20"/>
              </w:rPr>
              <w:t>,</w:t>
            </w:r>
            <w:r w:rsidRPr="1D627843">
              <w:rPr>
                <w:rFonts w:ascii="Arial" w:hAnsi="Arial" w:cs="Arial"/>
                <w:sz w:val="20"/>
                <w:szCs w:val="20"/>
              </w:rPr>
              <w:t xml:space="preserve"> and she made a great choice.”</w:t>
            </w:r>
          </w:p>
          <w:p w14:paraId="72E6256F" w14:textId="77777777" w:rsidR="00EE610D" w:rsidRDefault="00EE610D" w:rsidP="00EE610D">
            <w:pPr>
              <w:rPr>
                <w:rFonts w:ascii="Arial" w:hAnsi="Arial" w:cs="Arial"/>
                <w:sz w:val="24"/>
                <w:szCs w:val="24"/>
              </w:rPr>
            </w:pPr>
          </w:p>
        </w:tc>
        <w:tc>
          <w:tcPr>
            <w:tcW w:w="1973" w:type="dxa"/>
          </w:tcPr>
          <w:p w14:paraId="078BD01A" w14:textId="77777777" w:rsidR="00EE610D" w:rsidRDefault="00EE610D" w:rsidP="003C46AA">
            <w:pPr>
              <w:jc w:val="center"/>
              <w:rPr>
                <w:rFonts w:ascii="Arial" w:hAnsi="Arial" w:cs="Arial"/>
                <w:sz w:val="20"/>
                <w:szCs w:val="20"/>
              </w:rPr>
            </w:pPr>
          </w:p>
          <w:p w14:paraId="19BB22EE" w14:textId="77777777" w:rsidR="00EE610D" w:rsidRDefault="00EE610D" w:rsidP="003C46AA">
            <w:pPr>
              <w:jc w:val="center"/>
              <w:rPr>
                <w:rFonts w:ascii="Arial" w:hAnsi="Arial" w:cs="Arial"/>
                <w:sz w:val="20"/>
                <w:szCs w:val="20"/>
              </w:rPr>
            </w:pPr>
          </w:p>
          <w:p w14:paraId="023714CE" w14:textId="3B37C1C1" w:rsidR="00EE610D" w:rsidRDefault="00EE610D" w:rsidP="003C46AA">
            <w:pPr>
              <w:jc w:val="center"/>
              <w:rPr>
                <w:rFonts w:ascii="Arial" w:hAnsi="Arial" w:cs="Arial"/>
                <w:sz w:val="24"/>
                <w:szCs w:val="24"/>
              </w:rPr>
            </w:pPr>
            <w:r>
              <w:rPr>
                <w:rFonts w:ascii="Arial" w:hAnsi="Arial" w:cs="Arial"/>
                <w:sz w:val="20"/>
                <w:szCs w:val="20"/>
              </w:rPr>
              <w:t>October 17, 2024</w:t>
            </w:r>
          </w:p>
        </w:tc>
        <w:tc>
          <w:tcPr>
            <w:tcW w:w="1133" w:type="dxa"/>
          </w:tcPr>
          <w:p w14:paraId="316D90B3" w14:textId="77777777" w:rsidR="00EE610D" w:rsidRDefault="00EE610D" w:rsidP="00EE610D">
            <w:pPr>
              <w:rPr>
                <w:rFonts w:ascii="Arial" w:hAnsi="Arial" w:cs="Arial"/>
                <w:sz w:val="20"/>
                <w:szCs w:val="20"/>
              </w:rPr>
            </w:pPr>
          </w:p>
          <w:p w14:paraId="5354E3B1" w14:textId="77777777" w:rsidR="00EE610D" w:rsidRDefault="00EE610D" w:rsidP="00EE610D">
            <w:pPr>
              <w:rPr>
                <w:rFonts w:ascii="Arial" w:hAnsi="Arial" w:cs="Arial"/>
                <w:sz w:val="20"/>
                <w:szCs w:val="20"/>
              </w:rPr>
            </w:pPr>
          </w:p>
          <w:p w14:paraId="1625D185" w14:textId="7AAFCDC5" w:rsidR="00EE610D" w:rsidRDefault="00EE610D" w:rsidP="003C46AA">
            <w:pPr>
              <w:jc w:val="center"/>
              <w:rPr>
                <w:rFonts w:ascii="Arial" w:hAnsi="Arial" w:cs="Arial"/>
                <w:sz w:val="24"/>
                <w:szCs w:val="24"/>
              </w:rPr>
            </w:pPr>
            <w:r>
              <w:rPr>
                <w:rFonts w:ascii="Arial" w:hAnsi="Arial" w:cs="Arial"/>
                <w:sz w:val="20"/>
                <w:szCs w:val="20"/>
              </w:rPr>
              <w:t>5</w:t>
            </w:r>
          </w:p>
        </w:tc>
      </w:tr>
      <w:tr w:rsidR="00EE610D" w14:paraId="58E83287" w14:textId="77777777" w:rsidTr="15CC4AF0">
        <w:trPr>
          <w:trHeight w:val="816"/>
        </w:trPr>
        <w:tc>
          <w:tcPr>
            <w:tcW w:w="654" w:type="dxa"/>
          </w:tcPr>
          <w:p w14:paraId="7A5C4989" w14:textId="77777777" w:rsidR="00073C20" w:rsidRPr="0073156F" w:rsidRDefault="00073C20" w:rsidP="003C46AA">
            <w:pPr>
              <w:jc w:val="center"/>
              <w:rPr>
                <w:rFonts w:ascii="Arial" w:hAnsi="Arial" w:cs="Arial"/>
                <w:b/>
                <w:bCs/>
                <w:sz w:val="24"/>
                <w:szCs w:val="24"/>
              </w:rPr>
            </w:pPr>
          </w:p>
          <w:p w14:paraId="0CD87FB1" w14:textId="082E7C1E"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4</w:t>
            </w:r>
          </w:p>
        </w:tc>
        <w:tc>
          <w:tcPr>
            <w:tcW w:w="6320" w:type="dxa"/>
            <w:vAlign w:val="center"/>
          </w:tcPr>
          <w:p w14:paraId="61DDA838" w14:textId="77777777" w:rsidR="00EE610D" w:rsidRDefault="00EE610D" w:rsidP="00EE610D">
            <w:pPr>
              <w:rPr>
                <w:rFonts w:ascii="Arial" w:hAnsi="Arial" w:cs="Arial"/>
                <w:sz w:val="20"/>
                <w:szCs w:val="20"/>
              </w:rPr>
            </w:pPr>
            <w:r w:rsidRPr="1D627843">
              <w:rPr>
                <w:rFonts w:ascii="Arial" w:hAnsi="Arial" w:cs="Arial"/>
                <w:sz w:val="20"/>
                <w:szCs w:val="20"/>
              </w:rPr>
              <w:t>"Jack H was an absolute amazing waiter! The new location is stunning and very light and vibrant. The food is even better! We had an amazing experience and will definitely be coming back</w:t>
            </w:r>
          </w:p>
          <w:p w14:paraId="68A7567B" w14:textId="77777777" w:rsidR="00EE610D" w:rsidRDefault="00EE610D" w:rsidP="00EE610D">
            <w:pPr>
              <w:rPr>
                <w:rFonts w:ascii="Arial" w:hAnsi="Arial" w:cs="Arial"/>
                <w:sz w:val="24"/>
                <w:szCs w:val="24"/>
              </w:rPr>
            </w:pPr>
          </w:p>
        </w:tc>
        <w:tc>
          <w:tcPr>
            <w:tcW w:w="1973" w:type="dxa"/>
          </w:tcPr>
          <w:p w14:paraId="6510D2EA" w14:textId="77777777" w:rsidR="00EE610D" w:rsidRDefault="00EE610D" w:rsidP="003C46AA">
            <w:pPr>
              <w:jc w:val="center"/>
              <w:rPr>
                <w:rFonts w:ascii="Arial" w:hAnsi="Arial" w:cs="Arial"/>
                <w:sz w:val="20"/>
                <w:szCs w:val="20"/>
              </w:rPr>
            </w:pPr>
          </w:p>
          <w:p w14:paraId="517857FD" w14:textId="77777777" w:rsidR="00EE610D" w:rsidRDefault="00EE610D" w:rsidP="003C46AA">
            <w:pPr>
              <w:jc w:val="center"/>
              <w:rPr>
                <w:rFonts w:ascii="Arial" w:hAnsi="Arial" w:cs="Arial"/>
                <w:sz w:val="20"/>
                <w:szCs w:val="20"/>
              </w:rPr>
            </w:pPr>
          </w:p>
          <w:p w14:paraId="76AD9AD3" w14:textId="10D45DDA" w:rsidR="00EE610D" w:rsidRDefault="00EE610D" w:rsidP="003C46AA">
            <w:pPr>
              <w:jc w:val="center"/>
              <w:rPr>
                <w:rFonts w:ascii="Arial" w:hAnsi="Arial" w:cs="Arial"/>
                <w:sz w:val="24"/>
                <w:szCs w:val="24"/>
              </w:rPr>
            </w:pPr>
            <w:r>
              <w:rPr>
                <w:rFonts w:ascii="Arial" w:hAnsi="Arial" w:cs="Arial"/>
                <w:sz w:val="20"/>
                <w:szCs w:val="20"/>
              </w:rPr>
              <w:t>October 13, 2024</w:t>
            </w:r>
          </w:p>
        </w:tc>
        <w:tc>
          <w:tcPr>
            <w:tcW w:w="1133" w:type="dxa"/>
          </w:tcPr>
          <w:p w14:paraId="457601EA" w14:textId="77777777" w:rsidR="00EE610D" w:rsidRDefault="00EE610D" w:rsidP="00EE610D">
            <w:pPr>
              <w:rPr>
                <w:rFonts w:ascii="Arial" w:hAnsi="Arial" w:cs="Arial"/>
                <w:sz w:val="20"/>
                <w:szCs w:val="20"/>
              </w:rPr>
            </w:pPr>
          </w:p>
          <w:p w14:paraId="5B3457E1" w14:textId="77777777" w:rsidR="00EE610D" w:rsidRDefault="00EE610D" w:rsidP="003C46AA">
            <w:pPr>
              <w:jc w:val="center"/>
              <w:rPr>
                <w:rFonts w:ascii="Arial" w:hAnsi="Arial" w:cs="Arial"/>
                <w:sz w:val="20"/>
                <w:szCs w:val="20"/>
              </w:rPr>
            </w:pPr>
          </w:p>
          <w:p w14:paraId="7D19914D" w14:textId="021C45D5" w:rsidR="00EE610D" w:rsidRDefault="00EE610D" w:rsidP="003C46AA">
            <w:pPr>
              <w:jc w:val="center"/>
              <w:rPr>
                <w:rFonts w:ascii="Arial" w:hAnsi="Arial" w:cs="Arial"/>
                <w:sz w:val="24"/>
                <w:szCs w:val="24"/>
              </w:rPr>
            </w:pPr>
            <w:r>
              <w:rPr>
                <w:rFonts w:ascii="Arial" w:hAnsi="Arial" w:cs="Arial"/>
                <w:sz w:val="20"/>
                <w:szCs w:val="20"/>
              </w:rPr>
              <w:t>5</w:t>
            </w:r>
          </w:p>
        </w:tc>
      </w:tr>
      <w:tr w:rsidR="00EE610D" w14:paraId="205198B5" w14:textId="77777777" w:rsidTr="15CC4AF0">
        <w:trPr>
          <w:trHeight w:val="731"/>
        </w:trPr>
        <w:tc>
          <w:tcPr>
            <w:tcW w:w="654" w:type="dxa"/>
          </w:tcPr>
          <w:p w14:paraId="3C118BD7" w14:textId="77777777" w:rsidR="00073C20" w:rsidRPr="0073156F" w:rsidRDefault="00073C20" w:rsidP="003C46AA">
            <w:pPr>
              <w:jc w:val="center"/>
              <w:rPr>
                <w:rFonts w:ascii="Arial" w:hAnsi="Arial" w:cs="Arial"/>
                <w:b/>
                <w:bCs/>
                <w:sz w:val="24"/>
                <w:szCs w:val="24"/>
              </w:rPr>
            </w:pPr>
          </w:p>
          <w:p w14:paraId="5EE7531C" w14:textId="62784C3C" w:rsidR="00EE610D" w:rsidRPr="0073156F" w:rsidRDefault="00EE610D" w:rsidP="003C46AA">
            <w:pPr>
              <w:jc w:val="center"/>
              <w:rPr>
                <w:rFonts w:ascii="Arial" w:hAnsi="Arial" w:cs="Arial"/>
                <w:b/>
                <w:bCs/>
                <w:sz w:val="24"/>
                <w:szCs w:val="24"/>
              </w:rPr>
            </w:pPr>
            <w:r w:rsidRPr="0073156F">
              <w:rPr>
                <w:rFonts w:ascii="Arial" w:hAnsi="Arial" w:cs="Arial"/>
                <w:b/>
                <w:bCs/>
                <w:sz w:val="24"/>
                <w:szCs w:val="24"/>
              </w:rPr>
              <w:t>5</w:t>
            </w:r>
          </w:p>
        </w:tc>
        <w:tc>
          <w:tcPr>
            <w:tcW w:w="6320" w:type="dxa"/>
            <w:vAlign w:val="center"/>
          </w:tcPr>
          <w:p w14:paraId="3891B7D8" w14:textId="587C9FE3" w:rsidR="00EE610D" w:rsidRPr="00C3242F" w:rsidRDefault="00EE610D" w:rsidP="00EE610D">
            <w:pPr>
              <w:rPr>
                <w:rFonts w:ascii="Arial" w:hAnsi="Arial" w:cs="Arial"/>
                <w:color w:val="FFFFFF" w:themeColor="background1"/>
                <w:sz w:val="24"/>
                <w:szCs w:val="24"/>
              </w:rPr>
            </w:pPr>
            <w:r w:rsidRPr="296F519D">
              <w:rPr>
                <w:rFonts w:ascii="Arial" w:hAnsi="Arial" w:cs="Arial"/>
                <w:sz w:val="20"/>
                <w:szCs w:val="20"/>
              </w:rPr>
              <w:t xml:space="preserve">"It was my </w:t>
            </w:r>
            <w:r w:rsidR="6809B2AA" w:rsidRPr="6809B2AA">
              <w:rPr>
                <w:rFonts w:ascii="Arial" w:hAnsi="Arial" w:cs="Arial"/>
                <w:sz w:val="20"/>
                <w:szCs w:val="20"/>
              </w:rPr>
              <w:t>wife's</w:t>
            </w:r>
            <w:r w:rsidRPr="296F519D">
              <w:rPr>
                <w:rFonts w:ascii="Arial" w:hAnsi="Arial" w:cs="Arial"/>
                <w:sz w:val="20"/>
                <w:szCs w:val="20"/>
              </w:rPr>
              <w:t xml:space="preserve"> birthday and really everything was perfect. The service provided by George was amazing and every single dish we ordered absolutely perfect!"</w:t>
            </w:r>
          </w:p>
          <w:p w14:paraId="6B6C52DA" w14:textId="77777777" w:rsidR="00EE610D" w:rsidRDefault="00EE610D" w:rsidP="00EE610D">
            <w:pPr>
              <w:rPr>
                <w:rFonts w:ascii="Arial" w:hAnsi="Arial" w:cs="Arial"/>
                <w:sz w:val="24"/>
                <w:szCs w:val="24"/>
              </w:rPr>
            </w:pPr>
          </w:p>
        </w:tc>
        <w:tc>
          <w:tcPr>
            <w:tcW w:w="1973" w:type="dxa"/>
          </w:tcPr>
          <w:p w14:paraId="3E213EF9" w14:textId="77777777" w:rsidR="00EE610D" w:rsidRDefault="00EE610D" w:rsidP="003C46AA">
            <w:pPr>
              <w:jc w:val="center"/>
              <w:rPr>
                <w:rFonts w:ascii="Arial" w:hAnsi="Arial" w:cs="Arial"/>
                <w:sz w:val="20"/>
                <w:szCs w:val="20"/>
              </w:rPr>
            </w:pPr>
          </w:p>
          <w:p w14:paraId="35B374CD" w14:textId="1C79BAF0" w:rsidR="00EE610D" w:rsidRDefault="00EE610D" w:rsidP="003C46AA">
            <w:pPr>
              <w:jc w:val="center"/>
              <w:rPr>
                <w:rFonts w:ascii="Arial" w:hAnsi="Arial" w:cs="Arial"/>
                <w:sz w:val="24"/>
                <w:szCs w:val="24"/>
              </w:rPr>
            </w:pPr>
            <w:r>
              <w:rPr>
                <w:rFonts w:ascii="Arial" w:hAnsi="Arial" w:cs="Arial"/>
                <w:sz w:val="20"/>
                <w:szCs w:val="20"/>
              </w:rPr>
              <w:t>October 13, 2024</w:t>
            </w:r>
          </w:p>
        </w:tc>
        <w:tc>
          <w:tcPr>
            <w:tcW w:w="1133" w:type="dxa"/>
          </w:tcPr>
          <w:p w14:paraId="11AFAFDC" w14:textId="77777777" w:rsidR="00EE610D" w:rsidRDefault="00EE610D" w:rsidP="00EE610D">
            <w:pPr>
              <w:rPr>
                <w:rFonts w:ascii="Arial" w:hAnsi="Arial" w:cs="Arial"/>
                <w:sz w:val="20"/>
                <w:szCs w:val="20"/>
              </w:rPr>
            </w:pPr>
          </w:p>
          <w:p w14:paraId="40949CD6" w14:textId="1BFA363C" w:rsidR="00EE610D" w:rsidRDefault="00EE610D" w:rsidP="003C46AA">
            <w:pPr>
              <w:jc w:val="center"/>
              <w:rPr>
                <w:rFonts w:ascii="Arial" w:hAnsi="Arial" w:cs="Arial"/>
                <w:sz w:val="24"/>
                <w:szCs w:val="24"/>
              </w:rPr>
            </w:pPr>
            <w:r>
              <w:rPr>
                <w:rFonts w:ascii="Arial" w:hAnsi="Arial" w:cs="Arial"/>
                <w:sz w:val="20"/>
                <w:szCs w:val="20"/>
              </w:rPr>
              <w:t>5</w:t>
            </w:r>
          </w:p>
        </w:tc>
      </w:tr>
    </w:tbl>
    <w:p w14:paraId="762E9DF1" w14:textId="77777777" w:rsidR="00EE610D" w:rsidRDefault="00EE610D" w:rsidP="00935758">
      <w:pPr>
        <w:spacing w:after="0" w:line="240" w:lineRule="auto"/>
        <w:rPr>
          <w:rFonts w:ascii="Arial" w:hAnsi="Arial" w:cs="Arial"/>
          <w:sz w:val="24"/>
          <w:szCs w:val="24"/>
        </w:rPr>
      </w:pPr>
    </w:p>
    <w:p w14:paraId="1C59ADDB" w14:textId="3F02905B" w:rsidR="00FE047D" w:rsidRDefault="00BB778A" w:rsidP="00935758">
      <w:pPr>
        <w:spacing w:after="0" w:line="240" w:lineRule="auto"/>
        <w:rPr>
          <w:rFonts w:ascii="Arial" w:hAnsi="Arial" w:cs="Arial"/>
          <w:sz w:val="24"/>
          <w:szCs w:val="24"/>
        </w:rPr>
      </w:pPr>
      <w:r>
        <w:rPr>
          <w:rFonts w:ascii="Arial" w:hAnsi="Arial" w:cs="Arial"/>
          <w:sz w:val="24"/>
          <w:szCs w:val="24"/>
        </w:rPr>
        <w:lastRenderedPageBreak/>
        <w:t>The data above</w:t>
      </w:r>
      <w:r w:rsidR="002B7F28" w:rsidRPr="002B7F28">
        <w:rPr>
          <w:rFonts w:ascii="Arial" w:hAnsi="Arial" w:cs="Arial"/>
          <w:sz w:val="24"/>
          <w:szCs w:val="24"/>
        </w:rPr>
        <w:t xml:space="preserve"> will </w:t>
      </w:r>
      <w:r>
        <w:rPr>
          <w:rFonts w:ascii="Arial" w:hAnsi="Arial" w:cs="Arial"/>
          <w:sz w:val="24"/>
          <w:szCs w:val="24"/>
        </w:rPr>
        <w:t xml:space="preserve">help </w:t>
      </w:r>
      <w:r w:rsidR="002B7F28" w:rsidRPr="002B7F28">
        <w:rPr>
          <w:rFonts w:ascii="Arial" w:hAnsi="Arial" w:cs="Arial"/>
          <w:sz w:val="24"/>
          <w:szCs w:val="24"/>
        </w:rPr>
        <w:t xml:space="preserve">develop word clouds </w:t>
      </w:r>
      <w:r>
        <w:rPr>
          <w:rFonts w:ascii="Arial" w:hAnsi="Arial" w:cs="Arial"/>
          <w:sz w:val="24"/>
          <w:szCs w:val="24"/>
        </w:rPr>
        <w:t xml:space="preserve">that </w:t>
      </w:r>
      <w:r w:rsidR="002B7F28" w:rsidRPr="002B7F28">
        <w:rPr>
          <w:rFonts w:ascii="Arial" w:hAnsi="Arial" w:cs="Arial"/>
          <w:sz w:val="24"/>
          <w:szCs w:val="24"/>
        </w:rPr>
        <w:t>summariz</w:t>
      </w:r>
      <w:r>
        <w:rPr>
          <w:rFonts w:ascii="Arial" w:hAnsi="Arial" w:cs="Arial"/>
          <w:sz w:val="24"/>
          <w:szCs w:val="24"/>
        </w:rPr>
        <w:t>e</w:t>
      </w:r>
      <w:r w:rsidR="002B7F28" w:rsidRPr="002B7F28">
        <w:rPr>
          <w:rFonts w:ascii="Arial" w:hAnsi="Arial" w:cs="Arial"/>
          <w:sz w:val="24"/>
          <w:szCs w:val="24"/>
        </w:rPr>
        <w:t xml:space="preserve"> the frequency</w:t>
      </w:r>
      <w:r w:rsidR="0077725E">
        <w:rPr>
          <w:rFonts w:ascii="Arial" w:hAnsi="Arial" w:cs="Arial"/>
          <w:sz w:val="24"/>
          <w:szCs w:val="24"/>
        </w:rPr>
        <w:t>/</w:t>
      </w:r>
      <w:r w:rsidR="002B7F28" w:rsidRPr="002B7F28">
        <w:rPr>
          <w:rFonts w:ascii="Arial" w:hAnsi="Arial" w:cs="Arial"/>
          <w:sz w:val="24"/>
          <w:szCs w:val="24"/>
        </w:rPr>
        <w:t xml:space="preserve">occurrence of various words and the co-occurrence patterns, which </w:t>
      </w:r>
      <w:r w:rsidR="0077725E">
        <w:rPr>
          <w:rFonts w:ascii="Arial" w:hAnsi="Arial" w:cs="Arial"/>
          <w:sz w:val="24"/>
          <w:szCs w:val="24"/>
        </w:rPr>
        <w:t>explains</w:t>
      </w:r>
      <w:r w:rsidR="002B7F28" w:rsidRPr="002B7F28">
        <w:rPr>
          <w:rFonts w:ascii="Arial" w:hAnsi="Arial" w:cs="Arial"/>
          <w:sz w:val="24"/>
          <w:szCs w:val="24"/>
        </w:rPr>
        <w:t xml:space="preserve"> the overall contents and meaning of the reviews gather</w:t>
      </w:r>
      <w:r w:rsidR="0077725E">
        <w:rPr>
          <w:rFonts w:ascii="Arial" w:hAnsi="Arial" w:cs="Arial"/>
          <w:sz w:val="24"/>
          <w:szCs w:val="24"/>
        </w:rPr>
        <w:t>ed</w:t>
      </w:r>
      <w:r w:rsidR="002B7F28" w:rsidRPr="002B7F28">
        <w:rPr>
          <w:rFonts w:ascii="Arial" w:hAnsi="Arial" w:cs="Arial"/>
          <w:sz w:val="24"/>
          <w:szCs w:val="24"/>
        </w:rPr>
        <w:t xml:space="preserve">. </w:t>
      </w:r>
    </w:p>
    <w:p w14:paraId="48969880" w14:textId="77777777" w:rsidR="00FE047D" w:rsidRDefault="00FE047D" w:rsidP="00935758">
      <w:pPr>
        <w:spacing w:after="0" w:line="240" w:lineRule="auto"/>
        <w:rPr>
          <w:rFonts w:ascii="Arial" w:hAnsi="Arial" w:cs="Arial"/>
          <w:sz w:val="24"/>
          <w:szCs w:val="24"/>
        </w:rPr>
      </w:pPr>
    </w:p>
    <w:p w14:paraId="0662B246" w14:textId="75573FFF" w:rsidR="00927D5B" w:rsidRDefault="002B7F28" w:rsidP="00935758">
      <w:pPr>
        <w:spacing w:after="0" w:line="240" w:lineRule="auto"/>
        <w:rPr>
          <w:rFonts w:ascii="Arial" w:hAnsi="Arial" w:cs="Arial"/>
          <w:b/>
          <w:bCs/>
          <w:sz w:val="24"/>
          <w:szCs w:val="24"/>
        </w:rPr>
      </w:pPr>
      <w:r w:rsidRPr="002B7F28">
        <w:rPr>
          <w:rFonts w:ascii="Arial" w:hAnsi="Arial" w:cs="Arial"/>
          <w:sz w:val="24"/>
          <w:szCs w:val="24"/>
        </w:rPr>
        <w:t xml:space="preserve">In addition to Fleming's Steakhouse, reviews </w:t>
      </w:r>
      <w:r w:rsidR="0077725E">
        <w:rPr>
          <w:rFonts w:ascii="Arial" w:hAnsi="Arial" w:cs="Arial"/>
          <w:sz w:val="24"/>
          <w:szCs w:val="24"/>
        </w:rPr>
        <w:t xml:space="preserve">will also be analyzed </w:t>
      </w:r>
      <w:r w:rsidRPr="002B7F28">
        <w:rPr>
          <w:rFonts w:ascii="Arial" w:hAnsi="Arial" w:cs="Arial"/>
          <w:sz w:val="24"/>
          <w:szCs w:val="24"/>
        </w:rPr>
        <w:t xml:space="preserve">from competitors </w:t>
      </w:r>
      <w:r w:rsidR="0077725E">
        <w:rPr>
          <w:rFonts w:ascii="Arial" w:hAnsi="Arial" w:cs="Arial"/>
          <w:sz w:val="24"/>
          <w:szCs w:val="24"/>
        </w:rPr>
        <w:t xml:space="preserve">like </w:t>
      </w:r>
      <w:r w:rsidRPr="002B7F28">
        <w:rPr>
          <w:rFonts w:ascii="Arial" w:hAnsi="Arial" w:cs="Arial"/>
          <w:sz w:val="24"/>
          <w:szCs w:val="24"/>
        </w:rPr>
        <w:t xml:space="preserve">Ocean Prime. Overall, sentiment analysis </w:t>
      </w:r>
      <w:r w:rsidR="007A13B3">
        <w:rPr>
          <w:rFonts w:ascii="Arial" w:hAnsi="Arial" w:cs="Arial"/>
          <w:sz w:val="24"/>
          <w:szCs w:val="24"/>
        </w:rPr>
        <w:t>summarizes</w:t>
      </w:r>
      <w:r w:rsidRPr="002B7F28">
        <w:rPr>
          <w:rFonts w:ascii="Arial" w:hAnsi="Arial" w:cs="Arial"/>
          <w:sz w:val="24"/>
          <w:szCs w:val="24"/>
        </w:rPr>
        <w:t xml:space="preserve"> the sentiments and emotions in the text corpus, </w:t>
      </w:r>
      <w:r w:rsidR="007A13B3">
        <w:rPr>
          <w:rFonts w:ascii="Arial" w:hAnsi="Arial" w:cs="Arial"/>
          <w:sz w:val="24"/>
          <w:szCs w:val="24"/>
        </w:rPr>
        <w:t>providing</w:t>
      </w:r>
      <w:r w:rsidRPr="002B7F28">
        <w:rPr>
          <w:rFonts w:ascii="Arial" w:hAnsi="Arial" w:cs="Arial"/>
          <w:sz w:val="24"/>
          <w:szCs w:val="24"/>
        </w:rPr>
        <w:t xml:space="preserve"> a deeper understanding of guests' subjective and objective </w:t>
      </w:r>
      <w:r w:rsidR="007A13B3">
        <w:rPr>
          <w:rFonts w:ascii="Arial" w:hAnsi="Arial" w:cs="Arial"/>
          <w:sz w:val="24"/>
          <w:szCs w:val="24"/>
        </w:rPr>
        <w:t>opinions</w:t>
      </w:r>
      <w:r w:rsidRPr="002B7F28">
        <w:rPr>
          <w:rFonts w:ascii="Arial" w:hAnsi="Arial" w:cs="Arial"/>
          <w:sz w:val="24"/>
          <w:szCs w:val="24"/>
        </w:rPr>
        <w:t>.</w:t>
      </w:r>
    </w:p>
    <w:p w14:paraId="62A4588B" w14:textId="77777777" w:rsidR="002B7F28" w:rsidRDefault="002B7F28" w:rsidP="00935758">
      <w:pPr>
        <w:spacing w:after="0" w:line="240" w:lineRule="auto"/>
        <w:rPr>
          <w:rFonts w:ascii="Arial" w:hAnsi="Arial" w:cs="Arial"/>
          <w:b/>
          <w:bCs/>
          <w:sz w:val="24"/>
          <w:szCs w:val="24"/>
        </w:rPr>
      </w:pPr>
    </w:p>
    <w:p w14:paraId="1C1DA39F" w14:textId="3DB1A218" w:rsidR="00B505D3" w:rsidRPr="00B505D3" w:rsidRDefault="5C9F3248" w:rsidP="00935758">
      <w:pPr>
        <w:spacing w:after="0" w:line="240" w:lineRule="auto"/>
        <w:rPr>
          <w:rFonts w:ascii="Arial" w:hAnsi="Arial" w:cs="Arial"/>
          <w:b/>
          <w:bCs/>
          <w:sz w:val="24"/>
          <w:szCs w:val="24"/>
        </w:rPr>
      </w:pPr>
      <w:r w:rsidRPr="5C9F3248">
        <w:rPr>
          <w:rFonts w:ascii="Arial" w:hAnsi="Arial" w:cs="Arial"/>
          <w:b/>
          <w:bCs/>
          <w:sz w:val="24"/>
          <w:szCs w:val="24"/>
        </w:rPr>
        <w:t xml:space="preserve">Perceptual Maps </w:t>
      </w:r>
    </w:p>
    <w:p w14:paraId="797F00B1" w14:textId="1F8DB2C6" w:rsidR="00F43DE1" w:rsidRDefault="00F43DE1" w:rsidP="5C9F3248">
      <w:pPr>
        <w:spacing w:after="0" w:line="240" w:lineRule="auto"/>
        <w:rPr>
          <w:rFonts w:ascii="Arial" w:hAnsi="Arial" w:cs="Arial"/>
          <w:b/>
          <w:bCs/>
          <w:sz w:val="24"/>
          <w:szCs w:val="24"/>
        </w:rPr>
      </w:pPr>
    </w:p>
    <w:p w14:paraId="369DA92A" w14:textId="2F7F2926" w:rsidR="00DC1D65" w:rsidRPr="009A46D7" w:rsidRDefault="007A13B3" w:rsidP="009A46D7">
      <w:pPr>
        <w:spacing w:after="0" w:line="240" w:lineRule="auto"/>
        <w:rPr>
          <w:rFonts w:ascii="Arial" w:eastAsia="Arial" w:hAnsi="Arial" w:cs="Arial"/>
          <w:sz w:val="24"/>
          <w:szCs w:val="24"/>
        </w:rPr>
      </w:pPr>
      <w:r>
        <w:rPr>
          <w:rFonts w:ascii="Arial" w:eastAsia="Arial" w:hAnsi="Arial" w:cs="Arial"/>
          <w:sz w:val="24"/>
          <w:szCs w:val="24"/>
        </w:rPr>
        <w:t>Perceptual</w:t>
      </w:r>
      <w:r w:rsidR="00DC1D65" w:rsidRPr="009A46D7">
        <w:rPr>
          <w:rFonts w:ascii="Arial" w:eastAsia="Arial" w:hAnsi="Arial" w:cs="Arial"/>
          <w:sz w:val="24"/>
          <w:szCs w:val="24"/>
        </w:rPr>
        <w:t xml:space="preserve"> maps </w:t>
      </w:r>
      <w:r>
        <w:rPr>
          <w:rFonts w:ascii="Arial" w:eastAsia="Arial" w:hAnsi="Arial" w:cs="Arial"/>
          <w:sz w:val="24"/>
          <w:szCs w:val="24"/>
        </w:rPr>
        <w:t xml:space="preserve">display </w:t>
      </w:r>
      <w:r w:rsidR="00DC1D65" w:rsidRPr="009A46D7">
        <w:rPr>
          <w:rFonts w:ascii="Arial" w:eastAsia="Arial" w:hAnsi="Arial" w:cs="Arial"/>
          <w:sz w:val="24"/>
          <w:szCs w:val="24"/>
        </w:rPr>
        <w:t xml:space="preserve">visual information about Fleming's Steakhouse's positioning </w:t>
      </w:r>
      <w:r>
        <w:rPr>
          <w:rFonts w:ascii="Arial" w:eastAsia="Arial" w:hAnsi="Arial" w:cs="Arial"/>
          <w:sz w:val="24"/>
          <w:szCs w:val="24"/>
        </w:rPr>
        <w:t>amongst</w:t>
      </w:r>
      <w:r w:rsidR="00DC1D65" w:rsidRPr="009A46D7">
        <w:rPr>
          <w:rFonts w:ascii="Arial" w:eastAsia="Arial" w:hAnsi="Arial" w:cs="Arial"/>
          <w:sz w:val="24"/>
          <w:szCs w:val="24"/>
        </w:rPr>
        <w:t xml:space="preserve"> its rivals. This will help </w:t>
      </w:r>
      <w:r>
        <w:rPr>
          <w:rFonts w:ascii="Arial" w:eastAsia="Arial" w:hAnsi="Arial" w:cs="Arial"/>
          <w:sz w:val="24"/>
          <w:szCs w:val="24"/>
        </w:rPr>
        <w:t>to</w:t>
      </w:r>
      <w:r w:rsidR="00DC1D65" w:rsidRPr="009A46D7">
        <w:rPr>
          <w:rFonts w:ascii="Arial" w:eastAsia="Arial" w:hAnsi="Arial" w:cs="Arial"/>
          <w:sz w:val="24"/>
          <w:szCs w:val="24"/>
        </w:rPr>
        <w:t xml:space="preserve"> answer the third research question</w:t>
      </w:r>
      <w:r>
        <w:rPr>
          <w:rFonts w:ascii="Arial" w:eastAsia="Arial" w:hAnsi="Arial" w:cs="Arial"/>
          <w:sz w:val="24"/>
          <w:szCs w:val="24"/>
        </w:rPr>
        <w:t xml:space="preserve">: </w:t>
      </w:r>
      <w:r w:rsidR="00DC1D65" w:rsidRPr="009A46D7">
        <w:rPr>
          <w:rFonts w:ascii="Arial" w:eastAsia="Arial" w:hAnsi="Arial" w:cs="Arial"/>
          <w:sz w:val="24"/>
          <w:szCs w:val="24"/>
        </w:rPr>
        <w:t>How can Fleming's position themselves better in the fine dining steakhouse industry?</w:t>
      </w:r>
      <w:r>
        <w:rPr>
          <w:rFonts w:ascii="Arial" w:eastAsia="Arial" w:hAnsi="Arial" w:cs="Arial"/>
          <w:sz w:val="24"/>
          <w:szCs w:val="24"/>
        </w:rPr>
        <w:t xml:space="preserve"> </w:t>
      </w:r>
      <w:r w:rsidR="00695110">
        <w:rPr>
          <w:rFonts w:ascii="Arial" w:eastAsia="Arial" w:hAnsi="Arial" w:cs="Arial"/>
          <w:sz w:val="24"/>
          <w:szCs w:val="24"/>
        </w:rPr>
        <w:t>A</w:t>
      </w:r>
      <w:r w:rsidR="00DC1D65" w:rsidRPr="009A46D7">
        <w:rPr>
          <w:rFonts w:ascii="Arial" w:eastAsia="Arial" w:hAnsi="Arial" w:cs="Arial"/>
          <w:sz w:val="24"/>
          <w:szCs w:val="24"/>
        </w:rPr>
        <w:t xml:space="preserve">ttributes like steak variety, dining atmosphere, service quality, and price </w:t>
      </w:r>
      <w:r w:rsidR="00695110">
        <w:rPr>
          <w:rFonts w:ascii="Arial" w:eastAsia="Arial" w:hAnsi="Arial" w:cs="Arial"/>
          <w:sz w:val="24"/>
          <w:szCs w:val="24"/>
        </w:rPr>
        <w:t>will be plotted from</w:t>
      </w:r>
      <w:r w:rsidR="00DC1D65" w:rsidRPr="009A46D7">
        <w:rPr>
          <w:rFonts w:ascii="Arial" w:eastAsia="Arial" w:hAnsi="Arial" w:cs="Arial"/>
          <w:sz w:val="24"/>
          <w:szCs w:val="24"/>
        </w:rPr>
        <w:t xml:space="preserve"> perceptual maps made with customer data from </w:t>
      </w:r>
      <w:r w:rsidR="00695110">
        <w:rPr>
          <w:rFonts w:ascii="Arial" w:eastAsia="Arial" w:hAnsi="Arial" w:cs="Arial"/>
          <w:sz w:val="24"/>
          <w:szCs w:val="24"/>
        </w:rPr>
        <w:t>the</w:t>
      </w:r>
      <w:r w:rsidR="00DC1D65" w:rsidRPr="009A46D7">
        <w:rPr>
          <w:rFonts w:ascii="Arial" w:eastAsia="Arial" w:hAnsi="Arial" w:cs="Arial"/>
          <w:sz w:val="24"/>
          <w:szCs w:val="24"/>
        </w:rPr>
        <w:t xml:space="preserve"> survey responses. </w:t>
      </w:r>
      <w:r w:rsidR="00695110">
        <w:rPr>
          <w:rFonts w:ascii="Arial" w:eastAsia="Arial" w:hAnsi="Arial" w:cs="Arial"/>
          <w:sz w:val="24"/>
          <w:szCs w:val="24"/>
        </w:rPr>
        <w:t>Results will then be</w:t>
      </w:r>
      <w:r w:rsidR="00DC1D65" w:rsidRPr="009A46D7">
        <w:rPr>
          <w:rFonts w:ascii="Arial" w:eastAsia="Arial" w:hAnsi="Arial" w:cs="Arial"/>
          <w:sz w:val="24"/>
          <w:szCs w:val="24"/>
        </w:rPr>
        <w:t xml:space="preserve"> compare</w:t>
      </w:r>
      <w:r w:rsidR="00695110">
        <w:rPr>
          <w:rFonts w:ascii="Arial" w:eastAsia="Arial" w:hAnsi="Arial" w:cs="Arial"/>
          <w:sz w:val="24"/>
          <w:szCs w:val="24"/>
        </w:rPr>
        <w:t>d</w:t>
      </w:r>
      <w:r w:rsidR="00DC1D65" w:rsidRPr="009A46D7">
        <w:rPr>
          <w:rFonts w:ascii="Arial" w:eastAsia="Arial" w:hAnsi="Arial" w:cs="Arial"/>
          <w:sz w:val="24"/>
          <w:szCs w:val="24"/>
        </w:rPr>
        <w:t xml:space="preserve"> </w:t>
      </w:r>
      <w:r w:rsidR="008A5AB6">
        <w:rPr>
          <w:rFonts w:ascii="Arial" w:eastAsia="Arial" w:hAnsi="Arial" w:cs="Arial"/>
          <w:sz w:val="24"/>
          <w:szCs w:val="24"/>
        </w:rPr>
        <w:t xml:space="preserve">with the </w:t>
      </w:r>
      <w:r w:rsidR="00DC1D65" w:rsidRPr="009A46D7">
        <w:rPr>
          <w:rFonts w:ascii="Arial" w:eastAsia="Arial" w:hAnsi="Arial" w:cs="Arial"/>
          <w:sz w:val="24"/>
          <w:szCs w:val="24"/>
        </w:rPr>
        <w:t xml:space="preserve">outcome from </w:t>
      </w:r>
      <w:r w:rsidR="008A5AB6">
        <w:rPr>
          <w:rFonts w:ascii="Arial" w:eastAsia="Arial" w:hAnsi="Arial" w:cs="Arial"/>
          <w:sz w:val="24"/>
          <w:szCs w:val="24"/>
        </w:rPr>
        <w:t>the</w:t>
      </w:r>
      <w:r w:rsidR="00DC1D65" w:rsidRPr="009A46D7">
        <w:rPr>
          <w:rFonts w:ascii="Arial" w:eastAsia="Arial" w:hAnsi="Arial" w:cs="Arial"/>
          <w:sz w:val="24"/>
          <w:szCs w:val="24"/>
        </w:rPr>
        <w:t xml:space="preserve"> preference data to </w:t>
      </w:r>
      <w:r w:rsidR="008A5AB6">
        <w:rPr>
          <w:rFonts w:ascii="Arial" w:eastAsia="Arial" w:hAnsi="Arial" w:cs="Arial"/>
          <w:sz w:val="24"/>
          <w:szCs w:val="24"/>
        </w:rPr>
        <w:t>gauge</w:t>
      </w:r>
      <w:r w:rsidR="00DC1D65" w:rsidRPr="009A46D7">
        <w:rPr>
          <w:rFonts w:ascii="Arial" w:eastAsia="Arial" w:hAnsi="Arial" w:cs="Arial"/>
          <w:sz w:val="24"/>
          <w:szCs w:val="24"/>
        </w:rPr>
        <w:t xml:space="preserve"> how well Fleming's and the other restaurants align with consumer preferences. </w:t>
      </w:r>
    </w:p>
    <w:p w14:paraId="596F91BD" w14:textId="77777777" w:rsidR="00FE047D" w:rsidRDefault="00FE047D" w:rsidP="5C9F3248">
      <w:pPr>
        <w:spacing w:after="0" w:line="240" w:lineRule="auto"/>
        <w:rPr>
          <w:rFonts w:ascii="Arial" w:eastAsia="Arial" w:hAnsi="Arial" w:cs="Arial"/>
          <w:sz w:val="24"/>
          <w:szCs w:val="24"/>
        </w:rPr>
      </w:pPr>
    </w:p>
    <w:p w14:paraId="7BFE087A" w14:textId="1072135B" w:rsidR="0B2EB41A" w:rsidRDefault="5C9F3248" w:rsidP="0B2EB41A">
      <w:pPr>
        <w:spacing w:after="0" w:line="240" w:lineRule="auto"/>
        <w:rPr>
          <w:rFonts w:ascii="Arial" w:eastAsia="Arial" w:hAnsi="Arial" w:cs="Arial"/>
          <w:sz w:val="24"/>
          <w:szCs w:val="24"/>
        </w:rPr>
      </w:pPr>
      <w:r w:rsidRPr="5C9F3248">
        <w:rPr>
          <w:rFonts w:ascii="Arial" w:eastAsia="Arial" w:hAnsi="Arial" w:cs="Arial"/>
          <w:sz w:val="24"/>
          <w:szCs w:val="24"/>
        </w:rPr>
        <w:t>By comparing Fleming</w:t>
      </w:r>
      <w:r w:rsidR="008A5AB6">
        <w:rPr>
          <w:rFonts w:ascii="Arial" w:eastAsia="Arial" w:hAnsi="Arial" w:cs="Arial"/>
          <w:sz w:val="24"/>
          <w:szCs w:val="24"/>
        </w:rPr>
        <w:t>’s</w:t>
      </w:r>
      <w:r w:rsidRPr="5C9F3248">
        <w:rPr>
          <w:rFonts w:ascii="Arial" w:eastAsia="Arial" w:hAnsi="Arial" w:cs="Arial"/>
          <w:sz w:val="24"/>
          <w:szCs w:val="24"/>
        </w:rPr>
        <w:t xml:space="preserve"> to other upscale steakhouses in Tampa</w:t>
      </w:r>
      <w:r w:rsidR="00DC1D65" w:rsidRPr="009A46D7">
        <w:rPr>
          <w:rFonts w:ascii="Arial" w:eastAsia="Arial" w:hAnsi="Arial" w:cs="Arial"/>
          <w:sz w:val="24"/>
          <w:szCs w:val="24"/>
        </w:rPr>
        <w:t xml:space="preserve">, as stated in the sampling section above, </w:t>
      </w:r>
      <w:r w:rsidR="003A2F76">
        <w:rPr>
          <w:rFonts w:ascii="Arial" w:eastAsia="Arial" w:hAnsi="Arial" w:cs="Arial"/>
          <w:sz w:val="24"/>
          <w:szCs w:val="24"/>
        </w:rPr>
        <w:t>the</w:t>
      </w:r>
      <w:r w:rsidR="00DC1D65" w:rsidRPr="009A46D7">
        <w:rPr>
          <w:rFonts w:ascii="Arial" w:eastAsia="Arial" w:hAnsi="Arial" w:cs="Arial"/>
          <w:sz w:val="24"/>
          <w:szCs w:val="24"/>
        </w:rPr>
        <w:t xml:space="preserve"> perceptual map</w:t>
      </w:r>
      <w:r w:rsidR="005B2EB4">
        <w:rPr>
          <w:rFonts w:ascii="Arial" w:eastAsia="Arial" w:hAnsi="Arial" w:cs="Arial"/>
          <w:sz w:val="24"/>
          <w:szCs w:val="24"/>
        </w:rPr>
        <w:t>s will be used</w:t>
      </w:r>
      <w:r w:rsidR="00DC1D65" w:rsidRPr="009A46D7">
        <w:rPr>
          <w:rFonts w:ascii="Arial" w:eastAsia="Arial" w:hAnsi="Arial" w:cs="Arial"/>
          <w:sz w:val="24"/>
          <w:szCs w:val="24"/>
        </w:rPr>
        <w:t xml:space="preserve"> as visual aid</w:t>
      </w:r>
      <w:r w:rsidR="005B2EB4">
        <w:rPr>
          <w:rFonts w:ascii="Arial" w:eastAsia="Arial" w:hAnsi="Arial" w:cs="Arial"/>
          <w:sz w:val="24"/>
          <w:szCs w:val="24"/>
        </w:rPr>
        <w:t xml:space="preserve">s to </w:t>
      </w:r>
      <w:r w:rsidRPr="5C9F3248">
        <w:rPr>
          <w:rFonts w:ascii="Arial" w:eastAsia="Arial" w:hAnsi="Arial" w:cs="Arial"/>
          <w:sz w:val="24"/>
          <w:szCs w:val="24"/>
        </w:rPr>
        <w:t>determin</w:t>
      </w:r>
      <w:r w:rsidR="00AB29A9">
        <w:rPr>
          <w:rFonts w:ascii="Arial" w:eastAsia="Arial" w:hAnsi="Arial" w:cs="Arial"/>
          <w:sz w:val="24"/>
          <w:szCs w:val="24"/>
        </w:rPr>
        <w:t xml:space="preserve">e </w:t>
      </w:r>
      <w:r w:rsidR="005B2EB4">
        <w:rPr>
          <w:rFonts w:ascii="Arial" w:eastAsia="Arial" w:hAnsi="Arial" w:cs="Arial"/>
          <w:sz w:val="24"/>
          <w:szCs w:val="24"/>
        </w:rPr>
        <w:t>the</w:t>
      </w:r>
      <w:r w:rsidR="00AB29A9">
        <w:rPr>
          <w:rFonts w:ascii="Arial" w:eastAsia="Arial" w:hAnsi="Arial" w:cs="Arial"/>
          <w:sz w:val="24"/>
          <w:szCs w:val="24"/>
        </w:rPr>
        <w:t xml:space="preserve"> restaurant’s</w:t>
      </w:r>
      <w:r w:rsidRPr="5C9F3248">
        <w:rPr>
          <w:rFonts w:ascii="Arial" w:eastAsia="Arial" w:hAnsi="Arial" w:cs="Arial"/>
          <w:sz w:val="24"/>
          <w:szCs w:val="24"/>
        </w:rPr>
        <w:t xml:space="preserve"> </w:t>
      </w:r>
      <w:r w:rsidR="00AB29A9">
        <w:rPr>
          <w:rFonts w:ascii="Arial" w:eastAsia="Arial" w:hAnsi="Arial" w:cs="Arial"/>
          <w:sz w:val="24"/>
          <w:szCs w:val="24"/>
        </w:rPr>
        <w:t>strengths</w:t>
      </w:r>
      <w:r w:rsidRPr="5C9F3248">
        <w:rPr>
          <w:rFonts w:ascii="Arial" w:eastAsia="Arial" w:hAnsi="Arial" w:cs="Arial"/>
          <w:sz w:val="24"/>
          <w:szCs w:val="24"/>
        </w:rPr>
        <w:t xml:space="preserve"> and </w:t>
      </w:r>
      <w:r w:rsidR="00AB29A9">
        <w:rPr>
          <w:rFonts w:ascii="Arial" w:eastAsia="Arial" w:hAnsi="Arial" w:cs="Arial"/>
          <w:sz w:val="24"/>
          <w:szCs w:val="24"/>
        </w:rPr>
        <w:t>weaknesses</w:t>
      </w:r>
      <w:r w:rsidR="00A43BE5">
        <w:rPr>
          <w:rFonts w:ascii="Arial" w:eastAsia="Arial" w:hAnsi="Arial" w:cs="Arial"/>
          <w:sz w:val="24"/>
          <w:szCs w:val="24"/>
        </w:rPr>
        <w:t>, according to</w:t>
      </w:r>
      <w:r w:rsidR="00DC1D65" w:rsidRPr="009A46D7">
        <w:rPr>
          <w:rFonts w:ascii="Arial" w:eastAsia="Arial" w:hAnsi="Arial" w:cs="Arial"/>
          <w:sz w:val="24"/>
          <w:szCs w:val="24"/>
        </w:rPr>
        <w:t xml:space="preserve"> consumer perceptions.</w:t>
      </w:r>
      <w:r w:rsidRPr="5C9F3248">
        <w:rPr>
          <w:rFonts w:ascii="Arial" w:eastAsia="Arial" w:hAnsi="Arial" w:cs="Arial"/>
          <w:sz w:val="24"/>
          <w:szCs w:val="24"/>
        </w:rPr>
        <w:t xml:space="preserve"> Through customer perception mapping</w:t>
      </w:r>
      <w:r w:rsidR="00DC1D65" w:rsidRPr="009A46D7">
        <w:rPr>
          <w:rFonts w:ascii="Arial" w:eastAsia="Arial" w:hAnsi="Arial" w:cs="Arial"/>
          <w:sz w:val="24"/>
          <w:szCs w:val="24"/>
        </w:rPr>
        <w:t>,</w:t>
      </w:r>
      <w:r w:rsidRPr="5C9F3248">
        <w:rPr>
          <w:rFonts w:ascii="Arial" w:eastAsia="Arial" w:hAnsi="Arial" w:cs="Arial"/>
          <w:sz w:val="24"/>
          <w:szCs w:val="24"/>
        </w:rPr>
        <w:t xml:space="preserve"> </w:t>
      </w:r>
      <w:r w:rsidR="00DC1D65" w:rsidRPr="009A46D7">
        <w:rPr>
          <w:rFonts w:ascii="Arial" w:eastAsia="Arial" w:hAnsi="Arial" w:cs="Arial"/>
          <w:sz w:val="24"/>
          <w:szCs w:val="24"/>
        </w:rPr>
        <w:t>Fleming's</w:t>
      </w:r>
      <w:r w:rsidR="00BB7B17">
        <w:rPr>
          <w:rFonts w:ascii="Arial" w:eastAsia="Arial" w:hAnsi="Arial" w:cs="Arial"/>
          <w:sz w:val="24"/>
          <w:szCs w:val="24"/>
        </w:rPr>
        <w:t xml:space="preserve"> Steakhouse’s</w:t>
      </w:r>
      <w:r w:rsidRPr="5C9F3248">
        <w:rPr>
          <w:rFonts w:ascii="Arial" w:eastAsia="Arial" w:hAnsi="Arial" w:cs="Arial"/>
          <w:sz w:val="24"/>
          <w:szCs w:val="24"/>
        </w:rPr>
        <w:t xml:space="preserve"> market position </w:t>
      </w:r>
      <w:r w:rsidR="00BB7B17">
        <w:rPr>
          <w:rFonts w:ascii="Arial" w:eastAsia="Arial" w:hAnsi="Arial" w:cs="Arial"/>
          <w:sz w:val="24"/>
          <w:szCs w:val="24"/>
        </w:rPr>
        <w:t xml:space="preserve">can be </w:t>
      </w:r>
      <w:r w:rsidR="007329CF">
        <w:rPr>
          <w:rFonts w:ascii="Arial" w:eastAsia="Arial" w:hAnsi="Arial" w:cs="Arial"/>
          <w:sz w:val="24"/>
          <w:szCs w:val="24"/>
        </w:rPr>
        <w:t xml:space="preserve">better </w:t>
      </w:r>
      <w:r w:rsidR="00BB7B17">
        <w:rPr>
          <w:rFonts w:ascii="Arial" w:eastAsia="Arial" w:hAnsi="Arial" w:cs="Arial"/>
          <w:sz w:val="24"/>
          <w:szCs w:val="24"/>
        </w:rPr>
        <w:t xml:space="preserve">understood </w:t>
      </w:r>
      <w:r w:rsidR="007329CF">
        <w:rPr>
          <w:rFonts w:ascii="Arial" w:eastAsia="Arial" w:hAnsi="Arial" w:cs="Arial"/>
          <w:sz w:val="24"/>
          <w:szCs w:val="24"/>
        </w:rPr>
        <w:t xml:space="preserve">along with </w:t>
      </w:r>
      <w:r w:rsidR="00B01908">
        <w:rPr>
          <w:rFonts w:ascii="Arial" w:eastAsia="Arial" w:hAnsi="Arial" w:cs="Arial"/>
          <w:sz w:val="24"/>
          <w:szCs w:val="24"/>
        </w:rPr>
        <w:t xml:space="preserve">ways </w:t>
      </w:r>
      <w:r w:rsidRPr="5C9F3248">
        <w:rPr>
          <w:rFonts w:ascii="Arial" w:eastAsia="Arial" w:hAnsi="Arial" w:cs="Arial"/>
          <w:sz w:val="24"/>
          <w:szCs w:val="24"/>
        </w:rPr>
        <w:t xml:space="preserve">to strengthen </w:t>
      </w:r>
      <w:r w:rsidR="00DC1D65" w:rsidRPr="009A46D7">
        <w:rPr>
          <w:rFonts w:ascii="Arial" w:eastAsia="Arial" w:hAnsi="Arial" w:cs="Arial"/>
          <w:sz w:val="24"/>
          <w:szCs w:val="24"/>
        </w:rPr>
        <w:t>Fleming's</w:t>
      </w:r>
      <w:r w:rsidRPr="5C9F3248">
        <w:rPr>
          <w:rFonts w:ascii="Arial" w:eastAsia="Arial" w:hAnsi="Arial" w:cs="Arial"/>
          <w:sz w:val="24"/>
          <w:szCs w:val="24"/>
        </w:rPr>
        <w:t xml:space="preserve"> competitive edge. </w:t>
      </w:r>
      <w:r w:rsidR="00DC1D65" w:rsidRPr="009A46D7">
        <w:rPr>
          <w:rFonts w:ascii="Arial" w:eastAsia="Arial" w:hAnsi="Arial" w:cs="Arial"/>
          <w:sz w:val="24"/>
          <w:szCs w:val="24"/>
        </w:rPr>
        <w:t>Fleming's</w:t>
      </w:r>
      <w:r w:rsidRPr="7E5B2AFB">
        <w:rPr>
          <w:rFonts w:ascii="Arial" w:eastAsia="Arial" w:hAnsi="Arial" w:cs="Arial"/>
          <w:sz w:val="24"/>
          <w:szCs w:val="24"/>
        </w:rPr>
        <w:t xml:space="preserve"> need</w:t>
      </w:r>
      <w:r w:rsidR="00B01908">
        <w:rPr>
          <w:rFonts w:ascii="Arial" w:eastAsia="Arial" w:hAnsi="Arial" w:cs="Arial"/>
          <w:sz w:val="24"/>
          <w:szCs w:val="24"/>
        </w:rPr>
        <w:t>s</w:t>
      </w:r>
      <w:r w:rsidRPr="7E5B2AFB">
        <w:rPr>
          <w:rFonts w:ascii="Arial" w:eastAsia="Arial" w:hAnsi="Arial" w:cs="Arial"/>
          <w:sz w:val="24"/>
          <w:szCs w:val="24"/>
        </w:rPr>
        <w:t xml:space="preserve"> this analysis to investigate possible expansion </w:t>
      </w:r>
      <w:r w:rsidR="00B01908">
        <w:rPr>
          <w:rFonts w:ascii="Arial" w:eastAsia="Arial" w:hAnsi="Arial" w:cs="Arial"/>
          <w:sz w:val="24"/>
          <w:szCs w:val="24"/>
        </w:rPr>
        <w:t>opportunities</w:t>
      </w:r>
      <w:r w:rsidRPr="7E5B2AFB">
        <w:rPr>
          <w:rFonts w:ascii="Arial" w:eastAsia="Arial" w:hAnsi="Arial" w:cs="Arial"/>
          <w:sz w:val="24"/>
          <w:szCs w:val="24"/>
        </w:rPr>
        <w:t xml:space="preserve"> and </w:t>
      </w:r>
      <w:r w:rsidR="00B01908">
        <w:rPr>
          <w:rFonts w:ascii="Arial" w:eastAsia="Arial" w:hAnsi="Arial" w:cs="Arial"/>
          <w:sz w:val="24"/>
          <w:szCs w:val="24"/>
        </w:rPr>
        <w:t xml:space="preserve">to </w:t>
      </w:r>
      <w:r w:rsidRPr="7E5B2AFB">
        <w:rPr>
          <w:rFonts w:ascii="Arial" w:eastAsia="Arial" w:hAnsi="Arial" w:cs="Arial"/>
          <w:sz w:val="24"/>
          <w:szCs w:val="24"/>
        </w:rPr>
        <w:t>determine whether the investment in its flagship location meets consumer expectations.</w:t>
      </w:r>
    </w:p>
    <w:p w14:paraId="027CE18B" w14:textId="77777777" w:rsidR="008E151D" w:rsidRDefault="008E151D" w:rsidP="7E5B2AFB">
      <w:pPr>
        <w:spacing w:after="0" w:line="240" w:lineRule="auto"/>
        <w:rPr>
          <w:rFonts w:ascii="Arial" w:hAnsi="Arial" w:cs="Arial"/>
          <w:b/>
          <w:bCs/>
          <w:color w:val="C00000"/>
          <w:sz w:val="24"/>
          <w:szCs w:val="24"/>
          <w:u w:val="single"/>
        </w:rPr>
      </w:pPr>
    </w:p>
    <w:p w14:paraId="058716DC" w14:textId="2855E69D" w:rsidR="005A7160" w:rsidRPr="003F2AE1" w:rsidRDefault="005A7160" w:rsidP="7E5B2AFB">
      <w:pPr>
        <w:spacing w:after="0" w:line="240" w:lineRule="auto"/>
        <w:rPr>
          <w:rFonts w:ascii="Arial" w:hAnsi="Arial" w:cs="Arial"/>
          <w:b/>
          <w:bCs/>
          <w:color w:val="C00000"/>
          <w:sz w:val="24"/>
          <w:szCs w:val="24"/>
          <w:u w:val="single"/>
        </w:rPr>
      </w:pPr>
      <w:r w:rsidRPr="7E5B2AFB">
        <w:rPr>
          <w:rFonts w:ascii="Arial" w:hAnsi="Arial" w:cs="Arial"/>
          <w:b/>
          <w:bCs/>
          <w:color w:val="C00000"/>
          <w:sz w:val="24"/>
          <w:szCs w:val="24"/>
          <w:u w:val="single"/>
        </w:rPr>
        <w:t>Data Analysis and Findings:</w:t>
      </w:r>
    </w:p>
    <w:p w14:paraId="5FBC1C78" w14:textId="00446536" w:rsidR="7E5B2AFB" w:rsidRDefault="7E5B2AFB" w:rsidP="7E5B2AFB">
      <w:pPr>
        <w:spacing w:after="0" w:line="240" w:lineRule="auto"/>
        <w:rPr>
          <w:rFonts w:ascii="Arial" w:hAnsi="Arial" w:cs="Arial"/>
          <w:b/>
          <w:bCs/>
          <w:color w:val="C00000"/>
          <w:sz w:val="24"/>
          <w:szCs w:val="24"/>
          <w:u w:val="single"/>
        </w:rPr>
      </w:pPr>
    </w:p>
    <w:p w14:paraId="0169EA08" w14:textId="0DB89D70" w:rsidR="00F14AF3" w:rsidRPr="009A46D7" w:rsidRDefault="009F4CDF" w:rsidP="009A46D7">
      <w:pPr>
        <w:spacing w:after="0" w:line="240" w:lineRule="auto"/>
        <w:rPr>
          <w:rFonts w:ascii="Arial" w:hAnsi="Arial" w:cs="Arial"/>
          <w:b/>
          <w:bCs/>
          <w:color w:val="000000" w:themeColor="text1"/>
          <w:sz w:val="24"/>
          <w:szCs w:val="24"/>
        </w:rPr>
      </w:pPr>
      <w:r w:rsidRPr="009A46D7">
        <w:rPr>
          <w:rFonts w:ascii="Arial" w:hAnsi="Arial" w:cs="Arial"/>
          <w:b/>
          <w:bCs/>
          <w:color w:val="000000" w:themeColor="text1"/>
          <w:sz w:val="24"/>
          <w:szCs w:val="24"/>
        </w:rPr>
        <w:t>Segmentation Analysis</w:t>
      </w:r>
    </w:p>
    <w:p w14:paraId="47C9CB39" w14:textId="77777777" w:rsidR="009F4CDF" w:rsidRPr="009A46D7" w:rsidRDefault="009F4CDF" w:rsidP="009A46D7">
      <w:pPr>
        <w:spacing w:after="0" w:line="240" w:lineRule="auto"/>
        <w:rPr>
          <w:rFonts w:ascii="Arial" w:hAnsi="Arial" w:cs="Arial"/>
          <w:b/>
          <w:bCs/>
          <w:color w:val="C00000"/>
          <w:sz w:val="24"/>
          <w:szCs w:val="24"/>
          <w:u w:val="single"/>
        </w:rPr>
      </w:pPr>
    </w:p>
    <w:p w14:paraId="0A946C72" w14:textId="0BE07E16" w:rsidR="00F14AF3" w:rsidRPr="009A46D7" w:rsidRDefault="00F14AF3" w:rsidP="009A46D7">
      <w:pPr>
        <w:spacing w:after="0" w:line="240" w:lineRule="auto"/>
        <w:rPr>
          <w:rFonts w:ascii="Arial" w:eastAsia="Aptos" w:hAnsi="Arial" w:cs="Arial"/>
          <w:color w:val="000000" w:themeColor="text1"/>
          <w:sz w:val="24"/>
          <w:szCs w:val="24"/>
        </w:rPr>
      </w:pPr>
      <w:r w:rsidRPr="009A46D7">
        <w:rPr>
          <w:rFonts w:ascii="Arial" w:eastAsia="Aptos" w:hAnsi="Arial" w:cs="Arial"/>
          <w:color w:val="000000" w:themeColor="text1"/>
          <w:sz w:val="24"/>
          <w:szCs w:val="24"/>
        </w:rPr>
        <w:t xml:space="preserve">For </w:t>
      </w:r>
      <w:r w:rsidR="005E445E">
        <w:rPr>
          <w:rFonts w:ascii="Arial" w:eastAsia="Aptos" w:hAnsi="Arial" w:cs="Arial"/>
          <w:color w:val="000000" w:themeColor="text1"/>
          <w:sz w:val="24"/>
          <w:szCs w:val="24"/>
        </w:rPr>
        <w:t>the</w:t>
      </w:r>
      <w:r w:rsidRPr="009A46D7">
        <w:rPr>
          <w:rFonts w:ascii="Arial" w:eastAsia="Aptos" w:hAnsi="Arial" w:cs="Arial"/>
          <w:color w:val="000000" w:themeColor="text1"/>
          <w:sz w:val="24"/>
          <w:szCs w:val="24"/>
        </w:rPr>
        <w:t xml:space="preserve"> segmentation analysis, </w:t>
      </w:r>
      <w:r w:rsidR="00E977CC">
        <w:rPr>
          <w:rFonts w:ascii="Arial" w:eastAsia="Aptos" w:hAnsi="Arial" w:cs="Arial"/>
          <w:color w:val="000000" w:themeColor="text1"/>
          <w:sz w:val="24"/>
          <w:szCs w:val="24"/>
        </w:rPr>
        <w:t>we will be answering the questions</w:t>
      </w:r>
      <w:r w:rsidR="587FE803" w:rsidRPr="020231BC">
        <w:rPr>
          <w:rFonts w:ascii="Arial" w:eastAsia="Aptos" w:hAnsi="Arial" w:cs="Arial"/>
          <w:color w:val="000000" w:themeColor="text1"/>
          <w:sz w:val="24"/>
          <w:szCs w:val="24"/>
        </w:rPr>
        <w:t>:</w:t>
      </w:r>
      <w:r w:rsidRPr="009A46D7">
        <w:rPr>
          <w:rFonts w:ascii="Arial" w:eastAsia="Aptos" w:hAnsi="Arial" w:cs="Arial"/>
          <w:color w:val="000000" w:themeColor="text1"/>
          <w:sz w:val="24"/>
          <w:szCs w:val="24"/>
        </w:rPr>
        <w:t xml:space="preserve"> Are there any common characteristics or patterns between customers who prefer the same attributes in a fine-dining steakhouse? To answer this, clusters and </w:t>
      </w:r>
      <w:r w:rsidR="00BB5CFD">
        <w:rPr>
          <w:rFonts w:ascii="Arial" w:eastAsia="Aptos" w:hAnsi="Arial" w:cs="Arial"/>
          <w:color w:val="000000" w:themeColor="text1"/>
          <w:sz w:val="24"/>
          <w:szCs w:val="24"/>
        </w:rPr>
        <w:t>consumer</w:t>
      </w:r>
      <w:r w:rsidRPr="009A46D7">
        <w:rPr>
          <w:rFonts w:ascii="Arial" w:eastAsia="Aptos" w:hAnsi="Arial" w:cs="Arial"/>
          <w:color w:val="000000" w:themeColor="text1"/>
          <w:sz w:val="24"/>
          <w:szCs w:val="24"/>
        </w:rPr>
        <w:t xml:space="preserve"> preferences</w:t>
      </w:r>
      <w:r w:rsidR="00421880">
        <w:rPr>
          <w:rFonts w:ascii="Arial" w:eastAsia="Aptos" w:hAnsi="Arial" w:cs="Arial"/>
          <w:color w:val="000000" w:themeColor="text1"/>
          <w:sz w:val="24"/>
          <w:szCs w:val="24"/>
        </w:rPr>
        <w:t xml:space="preserve"> </w:t>
      </w:r>
      <w:r w:rsidR="0029750E">
        <w:rPr>
          <w:rFonts w:ascii="Arial" w:eastAsia="Aptos" w:hAnsi="Arial" w:cs="Arial"/>
          <w:color w:val="000000" w:themeColor="text1"/>
          <w:sz w:val="24"/>
          <w:szCs w:val="24"/>
        </w:rPr>
        <w:t>were</w:t>
      </w:r>
      <w:r w:rsidR="00421880">
        <w:rPr>
          <w:rFonts w:ascii="Arial" w:eastAsia="Aptos" w:hAnsi="Arial" w:cs="Arial"/>
          <w:color w:val="000000" w:themeColor="text1"/>
          <w:sz w:val="24"/>
          <w:szCs w:val="24"/>
        </w:rPr>
        <w:t xml:space="preserve"> analyzed</w:t>
      </w:r>
      <w:r w:rsidRPr="009A46D7">
        <w:rPr>
          <w:rFonts w:ascii="Arial" w:eastAsia="Aptos" w:hAnsi="Arial" w:cs="Arial"/>
          <w:color w:val="000000" w:themeColor="text1"/>
          <w:sz w:val="24"/>
          <w:szCs w:val="24"/>
        </w:rPr>
        <w:t xml:space="preserve">, </w:t>
      </w:r>
      <w:r w:rsidR="00421880">
        <w:rPr>
          <w:rFonts w:ascii="Arial" w:eastAsia="Aptos" w:hAnsi="Arial" w:cs="Arial"/>
          <w:color w:val="000000" w:themeColor="text1"/>
          <w:sz w:val="24"/>
          <w:szCs w:val="24"/>
        </w:rPr>
        <w:t xml:space="preserve">along with </w:t>
      </w:r>
      <w:r w:rsidRPr="009A46D7">
        <w:rPr>
          <w:rFonts w:ascii="Arial" w:eastAsia="Aptos" w:hAnsi="Arial" w:cs="Arial"/>
          <w:color w:val="000000" w:themeColor="text1"/>
          <w:sz w:val="24"/>
          <w:szCs w:val="24"/>
        </w:rPr>
        <w:t>demographic data, to provide insights into customer patterns.</w:t>
      </w:r>
    </w:p>
    <w:p w14:paraId="7B10F959" w14:textId="77777777" w:rsidR="0B2EB41A" w:rsidRPr="009A46D7" w:rsidRDefault="0B2EB41A" w:rsidP="009A46D7">
      <w:pPr>
        <w:spacing w:after="0" w:line="240" w:lineRule="auto"/>
        <w:rPr>
          <w:rFonts w:ascii="Arial" w:eastAsia="Aptos" w:hAnsi="Arial" w:cs="Arial"/>
          <w:color w:val="000000" w:themeColor="text1"/>
          <w:sz w:val="24"/>
          <w:szCs w:val="24"/>
        </w:rPr>
      </w:pPr>
    </w:p>
    <w:p w14:paraId="40C6E1A5" w14:textId="49D7A880" w:rsidR="0B2EB41A" w:rsidRPr="009A46D7" w:rsidRDefault="6DAC22B8" w:rsidP="009A46D7">
      <w:pPr>
        <w:spacing w:after="0" w:line="240" w:lineRule="auto"/>
        <w:rPr>
          <w:rFonts w:ascii="Arial" w:eastAsia="Aptos" w:hAnsi="Arial" w:cs="Arial"/>
          <w:color w:val="000000" w:themeColor="text1"/>
          <w:sz w:val="24"/>
          <w:szCs w:val="24"/>
        </w:rPr>
      </w:pPr>
      <w:r w:rsidRPr="009A46D7">
        <w:rPr>
          <w:rFonts w:ascii="Arial" w:eastAsia="Aptos" w:hAnsi="Arial" w:cs="Arial"/>
          <w:color w:val="000000" w:themeColor="text1"/>
          <w:sz w:val="24"/>
          <w:szCs w:val="24"/>
        </w:rPr>
        <w:t>After running the segmentation analysis</w:t>
      </w:r>
      <w:r w:rsidR="04DB09E9" w:rsidRPr="364AE75A">
        <w:rPr>
          <w:rFonts w:ascii="Arial" w:eastAsia="Aptos" w:hAnsi="Arial" w:cs="Arial"/>
          <w:color w:val="000000" w:themeColor="text1"/>
          <w:sz w:val="24"/>
          <w:szCs w:val="24"/>
        </w:rPr>
        <w:t xml:space="preserve">, we have decided to go with three segment analysis as suggested by </w:t>
      </w:r>
      <w:proofErr w:type="spellStart"/>
      <w:r w:rsidR="04DB09E9" w:rsidRPr="364AE75A">
        <w:rPr>
          <w:rFonts w:ascii="Arial" w:eastAsia="Aptos" w:hAnsi="Arial" w:cs="Arial"/>
          <w:color w:val="000000" w:themeColor="text1"/>
          <w:sz w:val="24"/>
          <w:szCs w:val="24"/>
        </w:rPr>
        <w:t>Enginius</w:t>
      </w:r>
      <w:proofErr w:type="spellEnd"/>
      <w:r w:rsidR="04DB09E9" w:rsidRPr="364AE75A">
        <w:rPr>
          <w:rFonts w:ascii="Arial" w:eastAsia="Aptos" w:hAnsi="Arial" w:cs="Arial"/>
          <w:color w:val="000000" w:themeColor="text1"/>
          <w:sz w:val="24"/>
          <w:szCs w:val="24"/>
        </w:rPr>
        <w:t>,</w:t>
      </w:r>
      <w:r w:rsidRPr="009A46D7">
        <w:rPr>
          <w:rFonts w:ascii="Arial" w:eastAsia="Aptos" w:hAnsi="Arial" w:cs="Arial"/>
          <w:color w:val="000000" w:themeColor="text1"/>
          <w:sz w:val="24"/>
          <w:szCs w:val="24"/>
        </w:rPr>
        <w:t xml:space="preserve"> using two sets of data </w:t>
      </w:r>
      <w:r w:rsidR="66F7D1DB" w:rsidRPr="364AE75A">
        <w:rPr>
          <w:rFonts w:ascii="Arial" w:eastAsia="Aptos" w:hAnsi="Arial" w:cs="Arial"/>
          <w:color w:val="000000" w:themeColor="text1"/>
          <w:sz w:val="24"/>
          <w:szCs w:val="24"/>
        </w:rPr>
        <w:t>-</w:t>
      </w:r>
      <w:r w:rsidRPr="009A46D7">
        <w:rPr>
          <w:rFonts w:ascii="Arial" w:eastAsia="Aptos" w:hAnsi="Arial" w:cs="Arial"/>
          <w:color w:val="000000" w:themeColor="text1"/>
          <w:sz w:val="24"/>
          <w:szCs w:val="24"/>
        </w:rPr>
        <w:t xml:space="preserve"> one focused on customer </w:t>
      </w:r>
      <w:r w:rsidR="13888A1F" w:rsidRPr="009A46D7">
        <w:rPr>
          <w:rFonts w:ascii="Arial" w:eastAsia="Aptos" w:hAnsi="Arial" w:cs="Arial"/>
          <w:color w:val="000000" w:themeColor="text1"/>
          <w:sz w:val="24"/>
          <w:szCs w:val="24"/>
        </w:rPr>
        <w:t xml:space="preserve">preference data </w:t>
      </w:r>
      <w:r w:rsidRPr="009A46D7">
        <w:rPr>
          <w:rFonts w:ascii="Arial" w:eastAsia="Aptos" w:hAnsi="Arial" w:cs="Arial"/>
          <w:color w:val="000000" w:themeColor="text1"/>
          <w:sz w:val="24"/>
          <w:szCs w:val="24"/>
        </w:rPr>
        <w:t xml:space="preserve">like </w:t>
      </w:r>
      <w:r w:rsidR="76EC3D64" w:rsidRPr="009A46D7">
        <w:rPr>
          <w:rFonts w:ascii="Arial" w:eastAsia="Aptos" w:hAnsi="Arial" w:cs="Arial"/>
          <w:color w:val="000000" w:themeColor="text1"/>
          <w:sz w:val="24"/>
          <w:szCs w:val="24"/>
        </w:rPr>
        <w:t>variety of steak cuts</w:t>
      </w:r>
      <w:r w:rsidRPr="009A46D7">
        <w:rPr>
          <w:rFonts w:ascii="Arial" w:eastAsia="Aptos" w:hAnsi="Arial" w:cs="Arial"/>
          <w:color w:val="000000" w:themeColor="text1"/>
          <w:sz w:val="24"/>
          <w:szCs w:val="24"/>
        </w:rPr>
        <w:t>,</w:t>
      </w:r>
      <w:r w:rsidR="7EA07EDE" w:rsidRPr="009A46D7">
        <w:rPr>
          <w:rFonts w:ascii="Arial" w:eastAsia="Aptos" w:hAnsi="Arial" w:cs="Arial"/>
          <w:color w:val="000000" w:themeColor="text1"/>
          <w:sz w:val="24"/>
          <w:szCs w:val="24"/>
        </w:rPr>
        <w:t xml:space="preserve"> </w:t>
      </w:r>
      <w:r w:rsidR="573B8469" w:rsidRPr="009A46D7">
        <w:rPr>
          <w:rFonts w:ascii="Arial" w:eastAsia="Aptos" w:hAnsi="Arial" w:cs="Arial"/>
          <w:color w:val="000000" w:themeColor="text1"/>
          <w:sz w:val="24"/>
          <w:szCs w:val="24"/>
        </w:rPr>
        <w:t>d</w:t>
      </w:r>
      <w:r w:rsidR="7EA07EDE" w:rsidRPr="009A46D7">
        <w:rPr>
          <w:rFonts w:ascii="Arial" w:eastAsia="Aptos" w:hAnsi="Arial" w:cs="Arial"/>
          <w:color w:val="000000" w:themeColor="text1"/>
          <w:sz w:val="24"/>
          <w:szCs w:val="24"/>
        </w:rPr>
        <w:t xml:space="preserve">ining atmosphere </w:t>
      </w:r>
      <w:r w:rsidR="00F14AF3" w:rsidRPr="009A46D7">
        <w:rPr>
          <w:rFonts w:ascii="Arial" w:eastAsia="Aptos" w:hAnsi="Arial" w:cs="Arial"/>
          <w:color w:val="000000" w:themeColor="text1"/>
          <w:sz w:val="24"/>
          <w:szCs w:val="24"/>
        </w:rPr>
        <w:t>and</w:t>
      </w:r>
      <w:r w:rsidR="7EA07EDE" w:rsidRPr="009A46D7">
        <w:rPr>
          <w:rFonts w:ascii="Arial" w:eastAsia="Aptos" w:hAnsi="Arial" w:cs="Arial"/>
          <w:color w:val="000000" w:themeColor="text1"/>
          <w:sz w:val="24"/>
          <w:szCs w:val="24"/>
        </w:rPr>
        <w:t xml:space="preserve"> décor, </w:t>
      </w:r>
      <w:r w:rsidR="15830FFA" w:rsidRPr="009A46D7">
        <w:rPr>
          <w:rFonts w:ascii="Arial" w:eastAsia="Aptos" w:hAnsi="Arial" w:cs="Arial"/>
          <w:color w:val="000000" w:themeColor="text1"/>
          <w:sz w:val="24"/>
          <w:szCs w:val="24"/>
        </w:rPr>
        <w:t>w</w:t>
      </w:r>
      <w:r w:rsidR="7EA07EDE" w:rsidRPr="009A46D7">
        <w:rPr>
          <w:rFonts w:ascii="Arial" w:eastAsia="Aptos" w:hAnsi="Arial" w:cs="Arial"/>
          <w:color w:val="000000" w:themeColor="text1"/>
          <w:sz w:val="24"/>
          <w:szCs w:val="24"/>
        </w:rPr>
        <w:t xml:space="preserve">ine/cocktail list, </w:t>
      </w:r>
      <w:r w:rsidR="78461116" w:rsidRPr="009A46D7">
        <w:rPr>
          <w:rFonts w:ascii="Arial" w:eastAsia="Aptos" w:hAnsi="Arial" w:cs="Arial"/>
          <w:color w:val="000000" w:themeColor="text1"/>
          <w:sz w:val="24"/>
          <w:szCs w:val="24"/>
        </w:rPr>
        <w:t>o</w:t>
      </w:r>
      <w:r w:rsidR="7EA07EDE" w:rsidRPr="009A46D7">
        <w:rPr>
          <w:rFonts w:ascii="Arial" w:eastAsia="Aptos" w:hAnsi="Arial" w:cs="Arial"/>
          <w:color w:val="000000" w:themeColor="text1"/>
          <w:sz w:val="24"/>
          <w:szCs w:val="24"/>
        </w:rPr>
        <w:t>verall menu variety</w:t>
      </w:r>
      <w:r w:rsidR="00F14AF3" w:rsidRPr="009A46D7">
        <w:rPr>
          <w:rFonts w:ascii="Arial" w:eastAsia="Aptos" w:hAnsi="Arial" w:cs="Arial"/>
          <w:color w:val="000000" w:themeColor="text1"/>
          <w:sz w:val="24"/>
          <w:szCs w:val="24"/>
        </w:rPr>
        <w:t xml:space="preserve">, </w:t>
      </w:r>
      <w:r w:rsidR="163E6240" w:rsidRPr="009A46D7">
        <w:rPr>
          <w:rFonts w:ascii="Arial" w:eastAsia="Aptos" w:hAnsi="Arial" w:cs="Arial"/>
          <w:color w:val="000000" w:themeColor="text1"/>
          <w:sz w:val="24"/>
          <w:szCs w:val="24"/>
        </w:rPr>
        <w:t>q</w:t>
      </w:r>
      <w:r w:rsidR="7EA07EDE" w:rsidRPr="009A46D7">
        <w:rPr>
          <w:rFonts w:ascii="Arial" w:eastAsia="Aptos" w:hAnsi="Arial" w:cs="Arial"/>
          <w:color w:val="000000" w:themeColor="text1"/>
          <w:sz w:val="24"/>
          <w:szCs w:val="24"/>
        </w:rPr>
        <w:t>uality of service</w:t>
      </w:r>
      <w:r w:rsidR="00F14AF3" w:rsidRPr="009A46D7">
        <w:rPr>
          <w:rFonts w:ascii="Arial" w:eastAsia="Aptos" w:hAnsi="Arial" w:cs="Arial"/>
          <w:color w:val="000000" w:themeColor="text1"/>
          <w:sz w:val="24"/>
          <w:szCs w:val="24"/>
        </w:rPr>
        <w:t>,</w:t>
      </w:r>
      <w:r w:rsidR="0DA9E3FB" w:rsidRPr="009A46D7">
        <w:rPr>
          <w:rFonts w:ascii="Arial" w:eastAsia="Aptos" w:hAnsi="Arial" w:cs="Arial"/>
          <w:color w:val="000000" w:themeColor="text1"/>
          <w:sz w:val="24"/>
          <w:szCs w:val="24"/>
        </w:rPr>
        <w:t xml:space="preserve"> and</w:t>
      </w:r>
      <w:r w:rsidR="7EA07EDE" w:rsidRPr="009A46D7">
        <w:rPr>
          <w:rFonts w:ascii="Arial" w:eastAsia="Aptos" w:hAnsi="Arial" w:cs="Arial"/>
          <w:color w:val="000000" w:themeColor="text1"/>
          <w:sz w:val="24"/>
          <w:szCs w:val="24"/>
        </w:rPr>
        <w:t xml:space="preserve"> </w:t>
      </w:r>
      <w:r w:rsidR="495189FD" w:rsidRPr="009A46D7">
        <w:rPr>
          <w:rFonts w:ascii="Arial" w:eastAsia="Aptos" w:hAnsi="Arial" w:cs="Arial"/>
          <w:color w:val="000000" w:themeColor="text1"/>
          <w:sz w:val="24"/>
          <w:szCs w:val="24"/>
        </w:rPr>
        <w:t>p</w:t>
      </w:r>
      <w:r w:rsidR="7EA07EDE" w:rsidRPr="009A46D7">
        <w:rPr>
          <w:rFonts w:ascii="Arial" w:eastAsia="Aptos" w:hAnsi="Arial" w:cs="Arial"/>
          <w:color w:val="000000" w:themeColor="text1"/>
          <w:sz w:val="24"/>
          <w:szCs w:val="24"/>
        </w:rPr>
        <w:t>rice</w:t>
      </w:r>
      <w:r w:rsidR="00F14AF3" w:rsidRPr="009A46D7">
        <w:rPr>
          <w:rFonts w:ascii="Arial" w:eastAsia="Aptos" w:hAnsi="Arial" w:cs="Arial"/>
          <w:color w:val="000000" w:themeColor="text1"/>
          <w:sz w:val="24"/>
          <w:szCs w:val="24"/>
        </w:rPr>
        <w:t>,</w:t>
      </w:r>
      <w:r w:rsidR="7EA07EDE" w:rsidRPr="009A46D7">
        <w:rPr>
          <w:rFonts w:ascii="Arial" w:eastAsia="Aptos" w:hAnsi="Arial" w:cs="Arial"/>
          <w:color w:val="000000" w:themeColor="text1"/>
          <w:sz w:val="24"/>
          <w:szCs w:val="24"/>
        </w:rPr>
        <w:t xml:space="preserve"> </w:t>
      </w:r>
      <w:r w:rsidRPr="009A46D7">
        <w:rPr>
          <w:rFonts w:ascii="Arial" w:eastAsia="Aptos" w:hAnsi="Arial" w:cs="Arial"/>
          <w:color w:val="000000" w:themeColor="text1"/>
          <w:sz w:val="24"/>
          <w:szCs w:val="24"/>
        </w:rPr>
        <w:t>and the other</w:t>
      </w:r>
      <w:r w:rsidR="7137FFEE" w:rsidRPr="009A46D7">
        <w:rPr>
          <w:rFonts w:ascii="Arial" w:eastAsia="Aptos" w:hAnsi="Arial" w:cs="Arial"/>
          <w:color w:val="000000" w:themeColor="text1"/>
          <w:sz w:val="24"/>
          <w:szCs w:val="24"/>
        </w:rPr>
        <w:t xml:space="preserve"> dataset is based</w:t>
      </w:r>
      <w:r w:rsidRPr="009A46D7">
        <w:rPr>
          <w:rFonts w:ascii="Arial" w:eastAsia="Aptos" w:hAnsi="Arial" w:cs="Arial"/>
          <w:color w:val="000000" w:themeColor="text1"/>
          <w:sz w:val="24"/>
          <w:szCs w:val="24"/>
        </w:rPr>
        <w:t xml:space="preserve"> on descriptor variables like </w:t>
      </w:r>
      <w:r w:rsidR="00F14AF3" w:rsidRPr="009A46D7">
        <w:rPr>
          <w:rFonts w:ascii="Arial" w:eastAsia="Aptos" w:hAnsi="Arial" w:cs="Arial"/>
          <w:color w:val="000000" w:themeColor="text1"/>
          <w:sz w:val="24"/>
          <w:szCs w:val="24"/>
        </w:rPr>
        <w:t>county</w:t>
      </w:r>
      <w:r w:rsidR="7AAAF591" w:rsidRPr="009A46D7">
        <w:rPr>
          <w:rFonts w:ascii="Arial" w:eastAsia="Aptos" w:hAnsi="Arial" w:cs="Arial"/>
          <w:color w:val="000000" w:themeColor="text1"/>
          <w:sz w:val="24"/>
          <w:szCs w:val="24"/>
        </w:rPr>
        <w:t xml:space="preserve">, age, gender, </w:t>
      </w:r>
      <w:r w:rsidR="20288366" w:rsidRPr="009A46D7">
        <w:rPr>
          <w:rFonts w:ascii="Arial" w:eastAsia="Aptos" w:hAnsi="Arial" w:cs="Arial"/>
          <w:color w:val="000000" w:themeColor="text1"/>
          <w:sz w:val="24"/>
          <w:szCs w:val="24"/>
        </w:rPr>
        <w:t>h</w:t>
      </w:r>
      <w:r w:rsidR="7AAAF591" w:rsidRPr="009A46D7">
        <w:rPr>
          <w:rFonts w:ascii="Arial" w:eastAsia="Aptos" w:hAnsi="Arial" w:cs="Arial"/>
          <w:color w:val="000000" w:themeColor="text1"/>
          <w:sz w:val="24"/>
          <w:szCs w:val="24"/>
        </w:rPr>
        <w:t>ighest</w:t>
      </w:r>
      <w:r w:rsidR="718A6572" w:rsidRPr="009A46D7">
        <w:rPr>
          <w:rFonts w:ascii="Arial" w:eastAsia="Aptos" w:hAnsi="Arial" w:cs="Arial"/>
          <w:color w:val="000000" w:themeColor="text1"/>
          <w:sz w:val="24"/>
          <w:szCs w:val="24"/>
        </w:rPr>
        <w:t xml:space="preserve"> form of</w:t>
      </w:r>
      <w:r w:rsidR="7AAAF591" w:rsidRPr="009A46D7">
        <w:rPr>
          <w:rFonts w:ascii="Arial" w:eastAsia="Aptos" w:hAnsi="Arial" w:cs="Arial"/>
          <w:color w:val="000000" w:themeColor="text1"/>
          <w:sz w:val="24"/>
          <w:szCs w:val="24"/>
        </w:rPr>
        <w:t xml:space="preserve"> education and income </w:t>
      </w:r>
      <w:r w:rsidR="43CF20C9" w:rsidRPr="364AE75A">
        <w:rPr>
          <w:rFonts w:ascii="Arial" w:eastAsia="Aptos" w:hAnsi="Arial" w:cs="Arial"/>
          <w:color w:val="000000" w:themeColor="text1"/>
          <w:sz w:val="24"/>
          <w:szCs w:val="24"/>
        </w:rPr>
        <w:t xml:space="preserve">- </w:t>
      </w:r>
      <w:r w:rsidRPr="009A46D7">
        <w:rPr>
          <w:rFonts w:ascii="Arial" w:eastAsia="Aptos" w:hAnsi="Arial" w:cs="Arial"/>
          <w:color w:val="000000" w:themeColor="text1"/>
          <w:sz w:val="24"/>
          <w:szCs w:val="24"/>
        </w:rPr>
        <w:t xml:space="preserve">both outputs </w:t>
      </w:r>
      <w:r w:rsidR="0029750E">
        <w:rPr>
          <w:rFonts w:ascii="Arial" w:eastAsia="Aptos" w:hAnsi="Arial" w:cs="Arial"/>
          <w:color w:val="000000" w:themeColor="text1"/>
          <w:sz w:val="24"/>
          <w:szCs w:val="24"/>
        </w:rPr>
        <w:t xml:space="preserve">were merged </w:t>
      </w:r>
      <w:r w:rsidRPr="009A46D7">
        <w:rPr>
          <w:rFonts w:ascii="Arial" w:eastAsia="Aptos" w:hAnsi="Arial" w:cs="Arial"/>
          <w:color w:val="000000" w:themeColor="text1"/>
          <w:sz w:val="24"/>
          <w:szCs w:val="24"/>
        </w:rPr>
        <w:t xml:space="preserve">into </w:t>
      </w:r>
      <w:r w:rsidR="4119B669" w:rsidRPr="009A46D7">
        <w:rPr>
          <w:rFonts w:ascii="Arial" w:eastAsia="Aptos" w:hAnsi="Arial" w:cs="Arial"/>
          <w:color w:val="000000" w:themeColor="text1"/>
          <w:sz w:val="24"/>
          <w:szCs w:val="24"/>
        </w:rPr>
        <w:t xml:space="preserve">three </w:t>
      </w:r>
      <w:r w:rsidRPr="009A46D7">
        <w:rPr>
          <w:rFonts w:ascii="Arial" w:eastAsia="Aptos" w:hAnsi="Arial" w:cs="Arial"/>
          <w:color w:val="000000" w:themeColor="text1"/>
          <w:sz w:val="24"/>
          <w:szCs w:val="24"/>
        </w:rPr>
        <w:t>distinct segments.</w:t>
      </w:r>
    </w:p>
    <w:p w14:paraId="612E80AE" w14:textId="77777777" w:rsidR="00F14AF3" w:rsidRPr="009A46D7" w:rsidRDefault="00F14AF3" w:rsidP="009A46D7">
      <w:pPr>
        <w:spacing w:after="0" w:line="240" w:lineRule="auto"/>
        <w:rPr>
          <w:rFonts w:ascii="Arial" w:eastAsia="Arial" w:hAnsi="Arial" w:cs="Arial"/>
          <w:sz w:val="24"/>
          <w:szCs w:val="24"/>
        </w:rPr>
      </w:pPr>
    </w:p>
    <w:p w14:paraId="34FA60F5" w14:textId="0E7FA0E5" w:rsidR="40CEB57E" w:rsidRPr="009A46D7" w:rsidRDefault="40CEB57E" w:rsidP="009A46D7">
      <w:pPr>
        <w:spacing w:after="0" w:line="240" w:lineRule="auto"/>
        <w:rPr>
          <w:rFonts w:ascii="Arial" w:eastAsia="Arial" w:hAnsi="Arial" w:cs="Arial"/>
          <w:i/>
          <w:color w:val="000000" w:themeColor="text1"/>
          <w:sz w:val="24"/>
          <w:szCs w:val="24"/>
        </w:rPr>
      </w:pPr>
      <w:r w:rsidRPr="009A46D7">
        <w:rPr>
          <w:rFonts w:ascii="Arial" w:eastAsia="Arial" w:hAnsi="Arial" w:cs="Arial"/>
          <w:i/>
          <w:color w:val="000000" w:themeColor="text1"/>
          <w:sz w:val="24"/>
          <w:szCs w:val="24"/>
        </w:rPr>
        <w:t xml:space="preserve">Figure 1: Screen plot for 3 segments </w:t>
      </w:r>
    </w:p>
    <w:p w14:paraId="41F40DC2" w14:textId="5434C3BD" w:rsidR="0B2EB41A" w:rsidRPr="009A46D7" w:rsidRDefault="0B2EB41A" w:rsidP="009A46D7">
      <w:pPr>
        <w:spacing w:after="0" w:line="240" w:lineRule="auto"/>
        <w:rPr>
          <w:rFonts w:ascii="Arial" w:eastAsia="Aptos" w:hAnsi="Arial" w:cs="Arial"/>
          <w:color w:val="000000" w:themeColor="text1"/>
          <w:sz w:val="24"/>
          <w:szCs w:val="24"/>
        </w:rPr>
      </w:pPr>
    </w:p>
    <w:p w14:paraId="6A935383" w14:textId="69AD12B6" w:rsidR="63CE25DF" w:rsidRPr="009A46D7" w:rsidRDefault="63CE25DF" w:rsidP="009A46D7">
      <w:pPr>
        <w:spacing w:after="0" w:line="240" w:lineRule="auto"/>
        <w:jc w:val="center"/>
        <w:rPr>
          <w:rFonts w:ascii="Arial" w:hAnsi="Arial" w:cs="Arial"/>
        </w:rPr>
      </w:pPr>
      <w:r w:rsidRPr="009A46D7">
        <w:rPr>
          <w:rFonts w:ascii="Arial" w:hAnsi="Arial" w:cs="Arial"/>
          <w:noProof/>
        </w:rPr>
        <w:lastRenderedPageBreak/>
        <w:drawing>
          <wp:inline distT="0" distB="0" distL="0" distR="0" wp14:anchorId="14156914" wp14:editId="40A69A6B">
            <wp:extent cx="3553428" cy="2482844"/>
            <wp:effectExtent l="0" t="0" r="3175" b="0"/>
            <wp:docPr id="1111225805" name="Picture 111122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67542" cy="2492705"/>
                    </a:xfrm>
                    <a:prstGeom prst="rect">
                      <a:avLst/>
                    </a:prstGeom>
                  </pic:spPr>
                </pic:pic>
              </a:graphicData>
            </a:graphic>
          </wp:inline>
        </w:drawing>
      </w:r>
    </w:p>
    <w:p w14:paraId="4207D3DF" w14:textId="0BF45EF8" w:rsidR="0B2EB41A" w:rsidRPr="009A46D7" w:rsidRDefault="0B2EB41A" w:rsidP="009A46D7">
      <w:pPr>
        <w:spacing w:after="0" w:line="240" w:lineRule="auto"/>
        <w:rPr>
          <w:rFonts w:ascii="Arial" w:eastAsia="Aptos" w:hAnsi="Arial" w:cs="Arial"/>
          <w:b/>
          <w:color w:val="000000" w:themeColor="text1"/>
          <w:sz w:val="24"/>
          <w:szCs w:val="24"/>
        </w:rPr>
      </w:pPr>
    </w:p>
    <w:p w14:paraId="13FC1C7A" w14:textId="3F811901" w:rsidR="0B2EB41A" w:rsidRDefault="0300E5AF" w:rsidP="009A46D7">
      <w:pPr>
        <w:shd w:val="clear" w:color="auto" w:fill="FFFFFF" w:themeFill="background1"/>
        <w:spacing w:after="0" w:line="240" w:lineRule="auto"/>
        <w:rPr>
          <w:rFonts w:ascii="Arial" w:eastAsia="Arial" w:hAnsi="Arial" w:cs="Arial"/>
          <w:color w:val="0D0D0D" w:themeColor="text1" w:themeTint="F2"/>
          <w:sz w:val="24"/>
          <w:szCs w:val="24"/>
        </w:rPr>
      </w:pPr>
      <w:r w:rsidRPr="0B2EB41A">
        <w:rPr>
          <w:rFonts w:ascii="Arial" w:eastAsia="Arial" w:hAnsi="Arial" w:cs="Arial"/>
          <w:color w:val="0D0D0D" w:themeColor="text1" w:themeTint="F2"/>
          <w:sz w:val="24"/>
          <w:szCs w:val="24"/>
        </w:rPr>
        <w:t>SSE drops significantly</w:t>
      </w:r>
      <w:r w:rsidR="009306DC" w:rsidRPr="009A46D7">
        <w:rPr>
          <w:rFonts w:ascii="Arial" w:eastAsia="Arial" w:hAnsi="Arial" w:cs="Arial"/>
          <w:color w:val="0D0D0D" w:themeColor="text1" w:themeTint="F2"/>
          <w:sz w:val="24"/>
          <w:szCs w:val="24"/>
        </w:rPr>
        <w:t>,</w:t>
      </w:r>
      <w:r w:rsidR="314A1D13" w:rsidRPr="0B2EB41A">
        <w:rPr>
          <w:rFonts w:ascii="Arial" w:eastAsia="Arial" w:hAnsi="Arial" w:cs="Arial"/>
          <w:color w:val="0D0D0D" w:themeColor="text1" w:themeTint="F2"/>
          <w:sz w:val="24"/>
          <w:szCs w:val="24"/>
        </w:rPr>
        <w:t xml:space="preserve"> creating an </w:t>
      </w:r>
      <w:r w:rsidR="009306DC" w:rsidRPr="009A46D7">
        <w:rPr>
          <w:rFonts w:ascii="Arial" w:eastAsia="Arial" w:hAnsi="Arial" w:cs="Arial"/>
          <w:color w:val="0D0D0D" w:themeColor="text1" w:themeTint="F2"/>
          <w:sz w:val="24"/>
          <w:szCs w:val="24"/>
        </w:rPr>
        <w:t>"</w:t>
      </w:r>
      <w:r w:rsidR="314A1D13" w:rsidRPr="0B2EB41A">
        <w:rPr>
          <w:rFonts w:ascii="Arial" w:eastAsia="Arial" w:hAnsi="Arial" w:cs="Arial"/>
          <w:color w:val="0D0D0D" w:themeColor="text1" w:themeTint="F2"/>
          <w:sz w:val="24"/>
          <w:szCs w:val="24"/>
        </w:rPr>
        <w:t>elbow</w:t>
      </w:r>
      <w:r w:rsidR="009306DC" w:rsidRPr="009A46D7">
        <w:rPr>
          <w:rFonts w:ascii="Arial" w:eastAsia="Arial" w:hAnsi="Arial" w:cs="Arial"/>
          <w:color w:val="0D0D0D" w:themeColor="text1" w:themeTint="F2"/>
          <w:sz w:val="24"/>
          <w:szCs w:val="24"/>
        </w:rPr>
        <w:t>"</w:t>
      </w:r>
      <w:r w:rsidR="314A1D13" w:rsidRPr="0B2EB41A">
        <w:rPr>
          <w:rFonts w:ascii="Arial" w:eastAsia="Arial" w:hAnsi="Arial" w:cs="Arial"/>
          <w:color w:val="0D0D0D" w:themeColor="text1" w:themeTint="F2"/>
          <w:sz w:val="24"/>
          <w:szCs w:val="24"/>
        </w:rPr>
        <w:t xml:space="preserve"> shape in the graph</w:t>
      </w:r>
      <w:r w:rsidRPr="0B2EB41A">
        <w:rPr>
          <w:rFonts w:ascii="Arial" w:eastAsia="Arial" w:hAnsi="Arial" w:cs="Arial"/>
          <w:color w:val="0D0D0D" w:themeColor="text1" w:themeTint="F2"/>
          <w:sz w:val="24"/>
          <w:szCs w:val="24"/>
        </w:rPr>
        <w:t xml:space="preserve">, indicating that moving from 1 cluster to 3 clusters </w:t>
      </w:r>
      <w:r w:rsidR="009306DC" w:rsidRPr="009A46D7">
        <w:rPr>
          <w:rFonts w:ascii="Arial" w:eastAsia="Arial" w:hAnsi="Arial" w:cs="Arial"/>
          <w:color w:val="0D0D0D" w:themeColor="text1" w:themeTint="F2"/>
          <w:sz w:val="24"/>
          <w:szCs w:val="24"/>
        </w:rPr>
        <w:t>significantly</w:t>
      </w:r>
      <w:r w:rsidRPr="0B2EB41A">
        <w:rPr>
          <w:rFonts w:ascii="Arial" w:eastAsia="Arial" w:hAnsi="Arial" w:cs="Arial"/>
          <w:color w:val="0D0D0D" w:themeColor="text1" w:themeTint="F2"/>
          <w:sz w:val="24"/>
          <w:szCs w:val="24"/>
        </w:rPr>
        <w:t xml:space="preserve"> improves clustering quality. </w:t>
      </w:r>
      <w:r w:rsidR="009306DC" w:rsidRPr="009A46D7">
        <w:rPr>
          <w:rFonts w:ascii="Arial" w:eastAsia="Arial" w:hAnsi="Arial" w:cs="Arial"/>
          <w:color w:val="0D0D0D" w:themeColor="text1" w:themeTint="F2"/>
          <w:sz w:val="24"/>
          <w:szCs w:val="24"/>
        </w:rPr>
        <w:t>Adding</w:t>
      </w:r>
      <w:r w:rsidRPr="0B2EB41A">
        <w:rPr>
          <w:rFonts w:ascii="Arial" w:eastAsia="Arial" w:hAnsi="Arial" w:cs="Arial"/>
          <w:color w:val="0D0D0D" w:themeColor="text1" w:themeTint="F2"/>
          <w:sz w:val="24"/>
          <w:szCs w:val="24"/>
        </w:rPr>
        <w:t xml:space="preserve"> more clusters beyond </w:t>
      </w:r>
      <w:r w:rsidR="009306DC" w:rsidRPr="009A46D7">
        <w:rPr>
          <w:rFonts w:ascii="Arial" w:eastAsia="Arial" w:hAnsi="Arial" w:cs="Arial"/>
          <w:color w:val="0D0D0D" w:themeColor="text1" w:themeTint="F2"/>
          <w:sz w:val="24"/>
          <w:szCs w:val="24"/>
        </w:rPr>
        <w:t>three</w:t>
      </w:r>
      <w:r w:rsidRPr="0B2EB41A">
        <w:rPr>
          <w:rFonts w:ascii="Arial" w:eastAsia="Arial" w:hAnsi="Arial" w:cs="Arial"/>
          <w:color w:val="0D0D0D" w:themeColor="text1" w:themeTint="F2"/>
          <w:sz w:val="24"/>
          <w:szCs w:val="24"/>
        </w:rPr>
        <w:t xml:space="preserve"> does not improve clustering, making </w:t>
      </w:r>
      <w:r w:rsidR="009306DC" w:rsidRPr="009A46D7">
        <w:rPr>
          <w:rFonts w:ascii="Arial" w:eastAsia="Arial" w:hAnsi="Arial" w:cs="Arial"/>
          <w:color w:val="0D0D0D" w:themeColor="text1" w:themeTint="F2"/>
          <w:sz w:val="24"/>
          <w:szCs w:val="24"/>
        </w:rPr>
        <w:t>three</w:t>
      </w:r>
      <w:r w:rsidRPr="0B2EB41A">
        <w:rPr>
          <w:rFonts w:ascii="Arial" w:eastAsia="Arial" w:hAnsi="Arial" w:cs="Arial"/>
          <w:color w:val="0D0D0D" w:themeColor="text1" w:themeTint="F2"/>
          <w:sz w:val="24"/>
          <w:szCs w:val="24"/>
        </w:rPr>
        <w:t xml:space="preserve"> clusters the optimal choice.</w:t>
      </w:r>
      <w:r w:rsidR="547D3078" w:rsidRPr="0B2EB41A">
        <w:rPr>
          <w:rFonts w:ascii="Arial" w:eastAsia="Arial" w:hAnsi="Arial" w:cs="Arial"/>
          <w:color w:val="0D0D0D" w:themeColor="text1" w:themeTint="F2"/>
          <w:sz w:val="24"/>
          <w:szCs w:val="24"/>
        </w:rPr>
        <w:t xml:space="preserve"> </w:t>
      </w:r>
      <w:r w:rsidR="6EC9621E" w:rsidRPr="15CC4AF0">
        <w:rPr>
          <w:rFonts w:ascii="Arial" w:eastAsia="Arial" w:hAnsi="Arial" w:cs="Arial"/>
          <w:color w:val="0D0D0D" w:themeColor="text1" w:themeTint="F2"/>
          <w:sz w:val="24"/>
          <w:szCs w:val="24"/>
        </w:rPr>
        <w:t xml:space="preserve">It </w:t>
      </w:r>
      <w:r w:rsidR="6EC9621E" w:rsidRPr="15CC4AF0">
        <w:rPr>
          <w:rFonts w:ascii="Arial" w:eastAsia="Arial" w:hAnsi="Arial" w:cs="Arial"/>
          <w:color w:val="000000" w:themeColor="text1"/>
          <w:sz w:val="24"/>
          <w:szCs w:val="24"/>
        </w:rPr>
        <w:t>does not lead to a dramatic decrease in the within-cluster heterogeneity.</w:t>
      </w:r>
      <w:r w:rsidR="6EC9621E" w:rsidRPr="15CC4AF0">
        <w:rPr>
          <w:rFonts w:ascii="Arial" w:eastAsia="Arial" w:hAnsi="Arial" w:cs="Arial"/>
          <w:color w:val="0D0D0D" w:themeColor="text1" w:themeTint="F2"/>
          <w:sz w:val="24"/>
          <w:szCs w:val="24"/>
        </w:rPr>
        <w:t xml:space="preserve"> </w:t>
      </w:r>
      <w:r w:rsidR="547D3078" w:rsidRPr="0B2EB41A">
        <w:rPr>
          <w:rFonts w:ascii="Arial" w:eastAsia="Arial" w:hAnsi="Arial" w:cs="Arial"/>
          <w:color w:val="0D0D0D" w:themeColor="text1" w:themeTint="F2"/>
          <w:sz w:val="24"/>
          <w:szCs w:val="24"/>
        </w:rPr>
        <w:t>From this chart</w:t>
      </w:r>
      <w:r w:rsidR="009306DC" w:rsidRPr="009A46D7">
        <w:rPr>
          <w:rFonts w:ascii="Arial" w:eastAsia="Arial" w:hAnsi="Arial" w:cs="Arial"/>
          <w:color w:val="0D0D0D" w:themeColor="text1" w:themeTint="F2"/>
          <w:sz w:val="24"/>
          <w:szCs w:val="24"/>
        </w:rPr>
        <w:t>,</w:t>
      </w:r>
      <w:r w:rsidR="547D3078" w:rsidRPr="0B2EB41A">
        <w:rPr>
          <w:rFonts w:ascii="Arial" w:eastAsia="Arial" w:hAnsi="Arial" w:cs="Arial"/>
          <w:color w:val="0D0D0D" w:themeColor="text1" w:themeTint="F2"/>
          <w:sz w:val="24"/>
          <w:szCs w:val="24"/>
        </w:rPr>
        <w:t xml:space="preserve"> choosing fewer than </w:t>
      </w:r>
      <w:r w:rsidR="009306DC" w:rsidRPr="009A46D7">
        <w:rPr>
          <w:rFonts w:ascii="Arial" w:eastAsia="Arial" w:hAnsi="Arial" w:cs="Arial"/>
          <w:color w:val="0D0D0D" w:themeColor="text1" w:themeTint="F2"/>
          <w:sz w:val="24"/>
          <w:szCs w:val="24"/>
        </w:rPr>
        <w:t>three</w:t>
      </w:r>
      <w:r w:rsidR="547D3078" w:rsidRPr="0B2EB41A">
        <w:rPr>
          <w:rFonts w:ascii="Arial" w:eastAsia="Arial" w:hAnsi="Arial" w:cs="Arial"/>
          <w:color w:val="0D0D0D" w:themeColor="text1" w:themeTint="F2"/>
          <w:sz w:val="24"/>
          <w:szCs w:val="24"/>
        </w:rPr>
        <w:t xml:space="preserve"> clusters </w:t>
      </w:r>
      <w:r w:rsidR="0847130C" w:rsidRPr="0B2EB41A">
        <w:rPr>
          <w:rFonts w:ascii="Arial" w:eastAsia="Arial" w:hAnsi="Arial" w:cs="Arial"/>
          <w:color w:val="0D0D0D" w:themeColor="text1" w:themeTint="F2"/>
          <w:sz w:val="24"/>
          <w:szCs w:val="24"/>
        </w:rPr>
        <w:t>may result in missing import</w:t>
      </w:r>
      <w:r w:rsidR="33B182EE" w:rsidRPr="0B2EB41A">
        <w:rPr>
          <w:rFonts w:ascii="Arial" w:eastAsia="Arial" w:hAnsi="Arial" w:cs="Arial"/>
          <w:color w:val="0D0D0D" w:themeColor="text1" w:themeTint="F2"/>
          <w:sz w:val="24"/>
          <w:szCs w:val="24"/>
        </w:rPr>
        <w:t>ant</w:t>
      </w:r>
      <w:r w:rsidR="0847130C" w:rsidRPr="0B2EB41A">
        <w:rPr>
          <w:rFonts w:ascii="Arial" w:eastAsia="Arial" w:hAnsi="Arial" w:cs="Arial"/>
          <w:color w:val="0D0D0D" w:themeColor="text1" w:themeTint="F2"/>
          <w:sz w:val="24"/>
          <w:szCs w:val="24"/>
        </w:rPr>
        <w:t xml:space="preserve"> customer distinctions</w:t>
      </w:r>
      <w:r w:rsidR="009306DC" w:rsidRPr="009A46D7">
        <w:rPr>
          <w:rFonts w:ascii="Arial" w:eastAsia="Arial" w:hAnsi="Arial" w:cs="Arial"/>
          <w:color w:val="0D0D0D" w:themeColor="text1" w:themeTint="F2"/>
          <w:sz w:val="24"/>
          <w:szCs w:val="24"/>
        </w:rPr>
        <w:t>,</w:t>
      </w:r>
      <w:r w:rsidR="0847130C" w:rsidRPr="0B2EB41A">
        <w:rPr>
          <w:rFonts w:ascii="Arial" w:eastAsia="Arial" w:hAnsi="Arial" w:cs="Arial"/>
          <w:color w:val="0D0D0D" w:themeColor="text1" w:themeTint="F2"/>
          <w:sz w:val="24"/>
          <w:szCs w:val="24"/>
        </w:rPr>
        <w:t xml:space="preserve"> and choosing more than </w:t>
      </w:r>
      <w:r w:rsidR="009306DC" w:rsidRPr="009A46D7">
        <w:rPr>
          <w:rFonts w:ascii="Arial" w:eastAsia="Arial" w:hAnsi="Arial" w:cs="Arial"/>
          <w:color w:val="0D0D0D" w:themeColor="text1" w:themeTint="F2"/>
          <w:sz w:val="24"/>
          <w:szCs w:val="24"/>
        </w:rPr>
        <w:t>three</w:t>
      </w:r>
      <w:r w:rsidR="0847130C" w:rsidRPr="0B2EB41A">
        <w:rPr>
          <w:rFonts w:ascii="Arial" w:eastAsia="Arial" w:hAnsi="Arial" w:cs="Arial"/>
          <w:color w:val="0D0D0D" w:themeColor="text1" w:themeTint="F2"/>
          <w:sz w:val="24"/>
          <w:szCs w:val="24"/>
        </w:rPr>
        <w:t xml:space="preserve"> clusters may result in </w:t>
      </w:r>
      <w:r w:rsidR="4406A1D2" w:rsidRPr="0B2EB41A">
        <w:rPr>
          <w:rFonts w:ascii="Arial" w:eastAsia="Arial" w:hAnsi="Arial" w:cs="Arial"/>
          <w:color w:val="0D0D0D" w:themeColor="text1" w:themeTint="F2"/>
          <w:sz w:val="24"/>
          <w:szCs w:val="24"/>
        </w:rPr>
        <w:t>less distinct clusters with added noise.</w:t>
      </w:r>
    </w:p>
    <w:p w14:paraId="263CA347" w14:textId="77777777" w:rsidR="009306DC" w:rsidRPr="009A46D7" w:rsidRDefault="009306DC" w:rsidP="009A46D7">
      <w:pPr>
        <w:shd w:val="clear" w:color="auto" w:fill="FFFFFF" w:themeFill="background1"/>
        <w:spacing w:after="0" w:line="240" w:lineRule="auto"/>
        <w:rPr>
          <w:rFonts w:ascii="Arial" w:eastAsia="Arial" w:hAnsi="Arial" w:cs="Arial"/>
          <w:color w:val="0D0D0D" w:themeColor="text1" w:themeTint="F2"/>
          <w:sz w:val="24"/>
          <w:szCs w:val="24"/>
        </w:rPr>
      </w:pPr>
    </w:p>
    <w:p w14:paraId="25E66C57" w14:textId="5B89F8C7" w:rsidR="56E2999A" w:rsidRPr="009A46D7" w:rsidRDefault="56E2999A" w:rsidP="009A46D7">
      <w:pPr>
        <w:shd w:val="clear" w:color="auto" w:fill="FFFFFF" w:themeFill="background1"/>
        <w:spacing w:after="0" w:line="240" w:lineRule="auto"/>
        <w:rPr>
          <w:rFonts w:ascii="Arial" w:eastAsia="Arial" w:hAnsi="Arial" w:cs="Arial"/>
          <w:i/>
          <w:color w:val="0D0D0D" w:themeColor="text1" w:themeTint="F2"/>
          <w:sz w:val="24"/>
          <w:szCs w:val="24"/>
        </w:rPr>
      </w:pPr>
      <w:r w:rsidRPr="009A46D7">
        <w:rPr>
          <w:rFonts w:ascii="Arial" w:eastAsia="Arial" w:hAnsi="Arial" w:cs="Arial"/>
          <w:i/>
          <w:color w:val="0D0D0D" w:themeColor="text1" w:themeTint="F2"/>
          <w:sz w:val="24"/>
          <w:szCs w:val="24"/>
        </w:rPr>
        <w:t>Figure 2: Segment size</w:t>
      </w:r>
      <w:r w:rsidR="3112F7A7" w:rsidRPr="009A46D7">
        <w:rPr>
          <w:rFonts w:ascii="Arial" w:eastAsia="Arial" w:hAnsi="Arial" w:cs="Arial"/>
          <w:i/>
          <w:color w:val="0D0D0D" w:themeColor="text1" w:themeTint="F2"/>
          <w:sz w:val="24"/>
          <w:szCs w:val="24"/>
        </w:rPr>
        <w:t xml:space="preserve"> and description</w:t>
      </w:r>
    </w:p>
    <w:p w14:paraId="09E7C9F0" w14:textId="10D9F41A" w:rsidR="0B2EB41A" w:rsidRDefault="0B2EB41A" w:rsidP="009A46D7">
      <w:pPr>
        <w:shd w:val="clear" w:color="auto" w:fill="FFFFFF" w:themeFill="background1"/>
        <w:spacing w:after="0" w:line="240" w:lineRule="auto"/>
        <w:rPr>
          <w:rFonts w:ascii="Arial" w:eastAsia="Arial" w:hAnsi="Arial" w:cs="Arial"/>
          <w:color w:val="0D0D0D" w:themeColor="text1" w:themeTint="F2"/>
          <w:sz w:val="24"/>
          <w:szCs w:val="24"/>
        </w:rPr>
      </w:pPr>
    </w:p>
    <w:p w14:paraId="1693A190" w14:textId="5D09DF77" w:rsidR="56E2999A" w:rsidRPr="009A46D7" w:rsidRDefault="56E2999A" w:rsidP="009A46D7">
      <w:pPr>
        <w:shd w:val="clear" w:color="auto" w:fill="FFFFFF" w:themeFill="background1"/>
        <w:spacing w:after="0" w:line="240" w:lineRule="auto"/>
        <w:jc w:val="center"/>
        <w:rPr>
          <w:rFonts w:ascii="Arial" w:hAnsi="Arial" w:cs="Arial"/>
        </w:rPr>
      </w:pPr>
      <w:r w:rsidRPr="009A46D7">
        <w:rPr>
          <w:rFonts w:ascii="Arial" w:hAnsi="Arial" w:cs="Arial"/>
          <w:noProof/>
        </w:rPr>
        <w:drawing>
          <wp:inline distT="0" distB="0" distL="0" distR="0" wp14:anchorId="35CE3C3A" wp14:editId="0B354133">
            <wp:extent cx="3962953" cy="962159"/>
            <wp:effectExtent l="0" t="0" r="0" b="0"/>
            <wp:docPr id="1323181961" name="Picture 132318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62953" cy="962159"/>
                    </a:xfrm>
                    <a:prstGeom prst="rect">
                      <a:avLst/>
                    </a:prstGeom>
                  </pic:spPr>
                </pic:pic>
              </a:graphicData>
            </a:graphic>
          </wp:inline>
        </w:drawing>
      </w:r>
    </w:p>
    <w:p w14:paraId="0A87D9D5" w14:textId="4ED5F957" w:rsidR="0B2EB41A" w:rsidRDefault="0B2EB41A" w:rsidP="009A46D7">
      <w:pPr>
        <w:shd w:val="clear" w:color="auto" w:fill="FFFFFF" w:themeFill="background1"/>
        <w:spacing w:after="0" w:line="240" w:lineRule="auto"/>
        <w:jc w:val="center"/>
        <w:rPr>
          <w:rFonts w:ascii="Arial" w:eastAsia="Arial" w:hAnsi="Arial" w:cs="Arial"/>
          <w:sz w:val="24"/>
          <w:szCs w:val="24"/>
        </w:rPr>
      </w:pPr>
    </w:p>
    <w:p w14:paraId="38A4C967" w14:textId="578A750E" w:rsidR="0B2EB41A" w:rsidRDefault="4D9EFF75" w:rsidP="009A46D7">
      <w:pPr>
        <w:shd w:val="clear" w:color="auto" w:fill="FFFFFF" w:themeFill="background1"/>
        <w:spacing w:after="0" w:line="240" w:lineRule="auto"/>
        <w:rPr>
          <w:rFonts w:ascii="Arial" w:eastAsia="Arial" w:hAnsi="Arial" w:cs="Arial"/>
          <w:sz w:val="24"/>
          <w:szCs w:val="24"/>
        </w:rPr>
      </w:pPr>
      <w:r w:rsidRPr="0B2EB41A">
        <w:rPr>
          <w:rFonts w:ascii="Arial" w:eastAsia="Arial" w:hAnsi="Arial" w:cs="Arial"/>
          <w:sz w:val="24"/>
          <w:szCs w:val="24"/>
        </w:rPr>
        <w:t>Looking at the segmentation size</w:t>
      </w:r>
      <w:r w:rsidR="00973E60" w:rsidRPr="009A46D7">
        <w:rPr>
          <w:rFonts w:ascii="Arial" w:eastAsia="Arial" w:hAnsi="Arial" w:cs="Arial"/>
          <w:sz w:val="24"/>
          <w:szCs w:val="24"/>
        </w:rPr>
        <w:t>,</w:t>
      </w:r>
      <w:r w:rsidRPr="0B2EB41A">
        <w:rPr>
          <w:rFonts w:ascii="Arial" w:eastAsia="Arial" w:hAnsi="Arial" w:cs="Arial"/>
          <w:sz w:val="24"/>
          <w:szCs w:val="24"/>
        </w:rPr>
        <w:t xml:space="preserve"> </w:t>
      </w:r>
      <w:r w:rsidR="0082759A">
        <w:rPr>
          <w:rFonts w:ascii="Arial" w:eastAsia="Arial" w:hAnsi="Arial" w:cs="Arial"/>
          <w:sz w:val="24"/>
          <w:szCs w:val="24"/>
        </w:rPr>
        <w:t>it’s evident</w:t>
      </w:r>
      <w:r w:rsidRPr="0B2EB41A">
        <w:rPr>
          <w:rFonts w:ascii="Arial" w:eastAsia="Arial" w:hAnsi="Arial" w:cs="Arial"/>
          <w:sz w:val="24"/>
          <w:szCs w:val="24"/>
        </w:rPr>
        <w:t xml:space="preserve"> that </w:t>
      </w:r>
      <w:r w:rsidR="00973E60" w:rsidRPr="009A46D7">
        <w:rPr>
          <w:rFonts w:ascii="Arial" w:eastAsia="Arial" w:hAnsi="Arial" w:cs="Arial"/>
          <w:sz w:val="24"/>
          <w:szCs w:val="24"/>
        </w:rPr>
        <w:t>Segment</w:t>
      </w:r>
      <w:r w:rsidR="4816C3A1" w:rsidRPr="0B2EB41A">
        <w:rPr>
          <w:rFonts w:ascii="Arial" w:eastAsia="Arial" w:hAnsi="Arial" w:cs="Arial"/>
          <w:sz w:val="24"/>
          <w:szCs w:val="24"/>
        </w:rPr>
        <w:t xml:space="preserve"> 1</w:t>
      </w:r>
      <w:r w:rsidRPr="0B2EB41A">
        <w:rPr>
          <w:rFonts w:ascii="Arial" w:eastAsia="Arial" w:hAnsi="Arial" w:cs="Arial"/>
          <w:sz w:val="24"/>
          <w:szCs w:val="24"/>
        </w:rPr>
        <w:t xml:space="preserve"> is the la</w:t>
      </w:r>
      <w:r w:rsidR="75AC315B" w:rsidRPr="0B2EB41A">
        <w:rPr>
          <w:rFonts w:ascii="Arial" w:eastAsia="Arial" w:hAnsi="Arial" w:cs="Arial"/>
          <w:sz w:val="24"/>
          <w:szCs w:val="24"/>
        </w:rPr>
        <w:t>rgest segment</w:t>
      </w:r>
      <w:r w:rsidR="00973E60" w:rsidRPr="009A46D7">
        <w:rPr>
          <w:rFonts w:ascii="Arial" w:eastAsia="Arial" w:hAnsi="Arial" w:cs="Arial"/>
          <w:sz w:val="24"/>
          <w:szCs w:val="24"/>
        </w:rPr>
        <w:t>,</w:t>
      </w:r>
      <w:r w:rsidR="75AC315B" w:rsidRPr="0B2EB41A">
        <w:rPr>
          <w:rFonts w:ascii="Arial" w:eastAsia="Arial" w:hAnsi="Arial" w:cs="Arial"/>
          <w:sz w:val="24"/>
          <w:szCs w:val="24"/>
        </w:rPr>
        <w:t xml:space="preserve"> representing 68% of the population</w:t>
      </w:r>
      <w:r w:rsidR="00973E60" w:rsidRPr="009A46D7">
        <w:rPr>
          <w:rFonts w:ascii="Arial" w:eastAsia="Arial" w:hAnsi="Arial" w:cs="Arial"/>
          <w:sz w:val="24"/>
          <w:szCs w:val="24"/>
        </w:rPr>
        <w:t>,</w:t>
      </w:r>
      <w:r w:rsidR="0F55517C" w:rsidRPr="0B2EB41A">
        <w:rPr>
          <w:rFonts w:ascii="Arial" w:eastAsia="Arial" w:hAnsi="Arial" w:cs="Arial"/>
          <w:sz w:val="24"/>
          <w:szCs w:val="24"/>
        </w:rPr>
        <w:t xml:space="preserve"> whereas </w:t>
      </w:r>
      <w:r w:rsidR="00973E60" w:rsidRPr="009A46D7">
        <w:rPr>
          <w:rFonts w:ascii="Arial" w:eastAsia="Arial" w:hAnsi="Arial" w:cs="Arial"/>
          <w:sz w:val="24"/>
          <w:szCs w:val="24"/>
        </w:rPr>
        <w:t>Segment</w:t>
      </w:r>
      <w:r w:rsidR="0F55517C" w:rsidRPr="0B2EB41A">
        <w:rPr>
          <w:rFonts w:ascii="Arial" w:eastAsia="Arial" w:hAnsi="Arial" w:cs="Arial"/>
          <w:sz w:val="24"/>
          <w:szCs w:val="24"/>
        </w:rPr>
        <w:t xml:space="preserve"> 2 represents 3% of the population</w:t>
      </w:r>
      <w:r w:rsidR="00973E60" w:rsidRPr="009A46D7">
        <w:rPr>
          <w:rFonts w:ascii="Arial" w:eastAsia="Arial" w:hAnsi="Arial" w:cs="Arial"/>
          <w:sz w:val="24"/>
          <w:szCs w:val="24"/>
        </w:rPr>
        <w:t>,</w:t>
      </w:r>
      <w:r w:rsidR="0FBB72D8" w:rsidRPr="0B2EB41A">
        <w:rPr>
          <w:rFonts w:ascii="Arial" w:eastAsia="Arial" w:hAnsi="Arial" w:cs="Arial"/>
          <w:sz w:val="24"/>
          <w:szCs w:val="24"/>
        </w:rPr>
        <w:t xml:space="preserve"> making it the smallest segment</w:t>
      </w:r>
      <w:r w:rsidR="0082759A">
        <w:rPr>
          <w:rFonts w:ascii="Arial" w:eastAsia="Arial" w:hAnsi="Arial" w:cs="Arial"/>
          <w:sz w:val="24"/>
          <w:szCs w:val="24"/>
        </w:rPr>
        <w:t xml:space="preserve">. </w:t>
      </w:r>
      <w:r w:rsidR="00973E60" w:rsidRPr="009A46D7">
        <w:rPr>
          <w:rFonts w:ascii="Arial" w:eastAsia="Arial" w:hAnsi="Arial" w:cs="Arial"/>
          <w:sz w:val="24"/>
          <w:szCs w:val="24"/>
        </w:rPr>
        <w:t>Segment</w:t>
      </w:r>
      <w:r w:rsidR="0FBB72D8" w:rsidRPr="0B2EB41A">
        <w:rPr>
          <w:rFonts w:ascii="Arial" w:eastAsia="Arial" w:hAnsi="Arial" w:cs="Arial"/>
          <w:sz w:val="24"/>
          <w:szCs w:val="24"/>
        </w:rPr>
        <w:t xml:space="preserve"> 3 represents </w:t>
      </w:r>
      <w:r w:rsidR="00973E60" w:rsidRPr="009A46D7">
        <w:rPr>
          <w:rFonts w:ascii="Arial" w:eastAsia="Arial" w:hAnsi="Arial" w:cs="Arial"/>
          <w:sz w:val="24"/>
          <w:szCs w:val="24"/>
        </w:rPr>
        <w:t xml:space="preserve">the </w:t>
      </w:r>
      <w:r w:rsidR="0FBB72D8" w:rsidRPr="0B2EB41A">
        <w:rPr>
          <w:rFonts w:ascii="Arial" w:eastAsia="Arial" w:hAnsi="Arial" w:cs="Arial"/>
          <w:sz w:val="24"/>
          <w:szCs w:val="24"/>
        </w:rPr>
        <w:t>remaining 30% of the population.</w:t>
      </w:r>
    </w:p>
    <w:p w14:paraId="514F3AE2" w14:textId="39DB70E5" w:rsidR="0B2EB41A" w:rsidRDefault="0B2EB41A" w:rsidP="009A46D7">
      <w:pPr>
        <w:shd w:val="clear" w:color="auto" w:fill="FFFFFF" w:themeFill="background1"/>
        <w:spacing w:after="0" w:line="240" w:lineRule="auto"/>
        <w:rPr>
          <w:rFonts w:ascii="Arial" w:eastAsia="Arial" w:hAnsi="Arial" w:cs="Arial"/>
          <w:sz w:val="24"/>
          <w:szCs w:val="24"/>
        </w:rPr>
      </w:pPr>
    </w:p>
    <w:p w14:paraId="4B4D6091" w14:textId="7134C1A0" w:rsidR="002740F8" w:rsidRPr="009A46D7" w:rsidRDefault="002740F8" w:rsidP="009A46D7">
      <w:pPr>
        <w:shd w:val="clear" w:color="auto" w:fill="FFFFFF" w:themeFill="background1"/>
        <w:spacing w:after="0" w:line="240" w:lineRule="auto"/>
        <w:rPr>
          <w:rFonts w:ascii="Arial" w:eastAsia="Arial" w:hAnsi="Arial" w:cs="Arial"/>
          <w:i/>
          <w:sz w:val="24"/>
          <w:szCs w:val="24"/>
        </w:rPr>
      </w:pPr>
      <w:r w:rsidRPr="009A46D7">
        <w:rPr>
          <w:rFonts w:ascii="Arial" w:eastAsia="Arial" w:hAnsi="Arial" w:cs="Arial"/>
          <w:i/>
          <w:sz w:val="24"/>
          <w:szCs w:val="24"/>
        </w:rPr>
        <w:t xml:space="preserve">Figure 3: Segment description </w:t>
      </w:r>
    </w:p>
    <w:p w14:paraId="5A8C9523" w14:textId="0302BEAE" w:rsidR="0B2EB41A" w:rsidRDefault="0B2EB41A" w:rsidP="009A46D7">
      <w:pPr>
        <w:shd w:val="clear" w:color="auto" w:fill="FFFFFF" w:themeFill="background1"/>
        <w:spacing w:after="0" w:line="240" w:lineRule="auto"/>
        <w:rPr>
          <w:rFonts w:ascii="Arial" w:eastAsia="Arial" w:hAnsi="Arial" w:cs="Arial"/>
          <w:sz w:val="24"/>
          <w:szCs w:val="24"/>
        </w:rPr>
      </w:pPr>
    </w:p>
    <w:p w14:paraId="4F482A29" w14:textId="35A9B499" w:rsidR="0AC28825" w:rsidRPr="009A46D7" w:rsidRDefault="0AC28825" w:rsidP="009A46D7">
      <w:pPr>
        <w:shd w:val="clear" w:color="auto" w:fill="FFFFFF" w:themeFill="background1"/>
        <w:spacing w:after="0" w:line="240" w:lineRule="auto"/>
        <w:jc w:val="center"/>
        <w:rPr>
          <w:rFonts w:ascii="Arial" w:hAnsi="Arial" w:cs="Arial"/>
        </w:rPr>
      </w:pPr>
      <w:r w:rsidRPr="009A46D7">
        <w:rPr>
          <w:rFonts w:ascii="Arial" w:hAnsi="Arial" w:cs="Arial"/>
          <w:noProof/>
        </w:rPr>
        <w:lastRenderedPageBreak/>
        <w:drawing>
          <wp:inline distT="0" distB="0" distL="0" distR="0" wp14:anchorId="7490A5F8" wp14:editId="26E6AEF2">
            <wp:extent cx="5011565" cy="1614488"/>
            <wp:effectExtent l="0" t="0" r="5080" b="0"/>
            <wp:docPr id="1195528160" name="Picture 11955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68919" cy="1632965"/>
                    </a:xfrm>
                    <a:prstGeom prst="rect">
                      <a:avLst/>
                    </a:prstGeom>
                  </pic:spPr>
                </pic:pic>
              </a:graphicData>
            </a:graphic>
          </wp:inline>
        </w:drawing>
      </w:r>
    </w:p>
    <w:p w14:paraId="6944D439" w14:textId="3FBE365C" w:rsidR="0B2EB41A" w:rsidRPr="009A46D7" w:rsidRDefault="0B2EB41A" w:rsidP="009A46D7">
      <w:pPr>
        <w:shd w:val="clear" w:color="auto" w:fill="FFFFFF" w:themeFill="background1"/>
        <w:spacing w:after="0" w:line="240" w:lineRule="auto"/>
        <w:rPr>
          <w:rFonts w:ascii="Arial" w:hAnsi="Arial" w:cs="Arial"/>
        </w:rPr>
      </w:pPr>
    </w:p>
    <w:p w14:paraId="0AD4C87B" w14:textId="102A9996" w:rsidR="0B2EB41A" w:rsidRPr="009A46D7" w:rsidRDefault="0B2EB41A" w:rsidP="009A46D7">
      <w:pPr>
        <w:shd w:val="clear" w:color="auto" w:fill="FFFFFF" w:themeFill="background1"/>
        <w:spacing w:after="0" w:line="240" w:lineRule="auto"/>
        <w:rPr>
          <w:rFonts w:ascii="Arial" w:hAnsi="Arial" w:cs="Arial"/>
        </w:rPr>
      </w:pPr>
    </w:p>
    <w:p w14:paraId="0E863ACB" w14:textId="3929F161" w:rsidR="0B2EB41A" w:rsidRPr="009A46D7" w:rsidRDefault="79B66D1E" w:rsidP="009A46D7">
      <w:pPr>
        <w:shd w:val="clear" w:color="auto" w:fill="FFFFFF" w:themeFill="background1"/>
        <w:spacing w:after="0" w:line="240" w:lineRule="auto"/>
        <w:rPr>
          <w:rFonts w:ascii="Arial" w:hAnsi="Arial" w:cs="Arial"/>
        </w:rPr>
      </w:pPr>
      <w:r w:rsidRPr="0B2EB41A">
        <w:rPr>
          <w:rFonts w:ascii="Arial" w:eastAsia="Arial" w:hAnsi="Arial" w:cs="Arial"/>
          <w:sz w:val="24"/>
          <w:szCs w:val="24"/>
        </w:rPr>
        <w:t xml:space="preserve">This figure provides </w:t>
      </w:r>
      <w:r w:rsidR="1AFC5E52" w:rsidRPr="0B2EB41A">
        <w:rPr>
          <w:rFonts w:ascii="Arial" w:eastAsia="Arial" w:hAnsi="Arial" w:cs="Arial"/>
          <w:sz w:val="24"/>
          <w:szCs w:val="24"/>
        </w:rPr>
        <w:t>us with</w:t>
      </w:r>
      <w:r w:rsidRPr="0B2EB41A">
        <w:rPr>
          <w:rFonts w:ascii="Arial" w:eastAsia="Arial" w:hAnsi="Arial" w:cs="Arial"/>
          <w:sz w:val="24"/>
          <w:szCs w:val="24"/>
        </w:rPr>
        <w:t xml:space="preserve"> overall information </w:t>
      </w:r>
      <w:r w:rsidR="34D5AE1D" w:rsidRPr="0B2EB41A">
        <w:rPr>
          <w:rFonts w:ascii="Arial" w:eastAsia="Arial" w:hAnsi="Arial" w:cs="Arial"/>
          <w:sz w:val="24"/>
          <w:szCs w:val="24"/>
        </w:rPr>
        <w:t>about how important each aspect is to customers in different segments</w:t>
      </w:r>
      <w:r w:rsidR="001E608D" w:rsidRPr="009A46D7">
        <w:rPr>
          <w:rFonts w:ascii="Arial" w:eastAsia="Arial" w:hAnsi="Arial" w:cs="Arial"/>
          <w:sz w:val="24"/>
          <w:szCs w:val="24"/>
        </w:rPr>
        <w:t>,</w:t>
      </w:r>
      <w:r w:rsidR="77688A19" w:rsidRPr="0B2EB41A">
        <w:rPr>
          <w:rFonts w:ascii="Arial" w:eastAsia="Arial" w:hAnsi="Arial" w:cs="Arial"/>
          <w:sz w:val="24"/>
          <w:szCs w:val="24"/>
        </w:rPr>
        <w:t xml:space="preserve"> along with the mean rating for each </w:t>
      </w:r>
      <w:r w:rsidR="281400BE" w:rsidRPr="0B2EB41A">
        <w:rPr>
          <w:rFonts w:ascii="Arial" w:eastAsia="Arial" w:hAnsi="Arial" w:cs="Arial"/>
          <w:sz w:val="24"/>
          <w:szCs w:val="24"/>
        </w:rPr>
        <w:t>aspect,</w:t>
      </w:r>
      <w:r w:rsidR="77688A19" w:rsidRPr="0B2EB41A">
        <w:rPr>
          <w:rFonts w:ascii="Arial" w:eastAsia="Arial" w:hAnsi="Arial" w:cs="Arial"/>
          <w:sz w:val="24"/>
          <w:szCs w:val="24"/>
        </w:rPr>
        <w:t xml:space="preserve"> which helps us tailor offerings based on </w:t>
      </w:r>
      <w:r w:rsidR="392771D2" w:rsidRPr="0B2EB41A">
        <w:rPr>
          <w:rFonts w:ascii="Arial" w:eastAsia="Arial" w:hAnsi="Arial" w:cs="Arial"/>
          <w:sz w:val="24"/>
          <w:szCs w:val="24"/>
        </w:rPr>
        <w:t>customers'</w:t>
      </w:r>
      <w:r w:rsidR="77688A19" w:rsidRPr="0B2EB41A">
        <w:rPr>
          <w:rFonts w:ascii="Arial" w:eastAsia="Arial" w:hAnsi="Arial" w:cs="Arial"/>
          <w:sz w:val="24"/>
          <w:szCs w:val="24"/>
        </w:rPr>
        <w:t xml:space="preserve"> </w:t>
      </w:r>
      <w:r w:rsidR="2398CCAC" w:rsidRPr="0B2EB41A">
        <w:rPr>
          <w:rFonts w:ascii="Arial" w:eastAsia="Arial" w:hAnsi="Arial" w:cs="Arial"/>
          <w:sz w:val="24"/>
          <w:szCs w:val="24"/>
        </w:rPr>
        <w:t>preferences</w:t>
      </w:r>
      <w:r w:rsidR="77688A19" w:rsidRPr="0B2EB41A">
        <w:rPr>
          <w:rFonts w:ascii="Arial" w:eastAsia="Arial" w:hAnsi="Arial" w:cs="Arial"/>
          <w:sz w:val="24"/>
          <w:szCs w:val="24"/>
        </w:rPr>
        <w:t>.</w:t>
      </w:r>
    </w:p>
    <w:p w14:paraId="790E4A78" w14:textId="24F0B1F5" w:rsidR="0B2EB41A" w:rsidRPr="009A46D7" w:rsidRDefault="0B2EB41A" w:rsidP="009A46D7">
      <w:pPr>
        <w:shd w:val="clear" w:color="auto" w:fill="FFFFFF" w:themeFill="background1"/>
        <w:spacing w:after="0" w:line="240" w:lineRule="auto"/>
        <w:rPr>
          <w:rFonts w:ascii="Arial" w:hAnsi="Arial" w:cs="Arial"/>
        </w:rPr>
      </w:pPr>
    </w:p>
    <w:p w14:paraId="1F7DA6FE" w14:textId="4B88BEB1" w:rsidR="0AC28825" w:rsidRPr="009A46D7" w:rsidRDefault="0AC28825" w:rsidP="009A46D7">
      <w:pPr>
        <w:shd w:val="clear" w:color="auto" w:fill="FFFFFF" w:themeFill="background1"/>
        <w:spacing w:after="0" w:line="240" w:lineRule="auto"/>
        <w:rPr>
          <w:rFonts w:ascii="Arial" w:eastAsia="Arial" w:hAnsi="Arial" w:cs="Arial"/>
          <w:i/>
          <w:sz w:val="24"/>
          <w:szCs w:val="24"/>
        </w:rPr>
      </w:pPr>
      <w:r w:rsidRPr="009A46D7">
        <w:rPr>
          <w:rFonts w:ascii="Arial" w:eastAsia="Arial" w:hAnsi="Arial" w:cs="Arial"/>
          <w:i/>
          <w:sz w:val="24"/>
          <w:szCs w:val="24"/>
        </w:rPr>
        <w:t xml:space="preserve">Figure 4: Descriptor data per segment </w:t>
      </w:r>
    </w:p>
    <w:p w14:paraId="14886F92" w14:textId="3F340321" w:rsidR="0B2EB41A" w:rsidRDefault="0B2EB41A" w:rsidP="009A46D7">
      <w:pPr>
        <w:shd w:val="clear" w:color="auto" w:fill="FFFFFF" w:themeFill="background1"/>
        <w:spacing w:after="0" w:line="240" w:lineRule="auto"/>
        <w:rPr>
          <w:rFonts w:ascii="Arial" w:eastAsia="Arial" w:hAnsi="Arial" w:cs="Arial"/>
          <w:sz w:val="24"/>
          <w:szCs w:val="24"/>
        </w:rPr>
      </w:pPr>
    </w:p>
    <w:p w14:paraId="09DA1F79" w14:textId="00945347" w:rsidR="17FD561E" w:rsidRPr="009A46D7" w:rsidRDefault="17FD561E" w:rsidP="009A46D7">
      <w:pPr>
        <w:shd w:val="clear" w:color="auto" w:fill="FFFFFF" w:themeFill="background1"/>
        <w:spacing w:after="0" w:line="240" w:lineRule="auto"/>
        <w:jc w:val="center"/>
        <w:rPr>
          <w:rFonts w:ascii="Arial" w:hAnsi="Arial" w:cs="Arial"/>
        </w:rPr>
      </w:pPr>
      <w:r w:rsidRPr="009A46D7">
        <w:rPr>
          <w:rFonts w:ascii="Arial" w:hAnsi="Arial" w:cs="Arial"/>
          <w:noProof/>
        </w:rPr>
        <w:drawing>
          <wp:inline distT="0" distB="0" distL="0" distR="0" wp14:anchorId="5664D5C4" wp14:editId="0E5DD044">
            <wp:extent cx="3820305" cy="3298785"/>
            <wp:effectExtent l="0" t="0" r="2540" b="3810"/>
            <wp:docPr id="1045880984" name="Picture 104588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915545" cy="3381024"/>
                    </a:xfrm>
                    <a:prstGeom prst="rect">
                      <a:avLst/>
                    </a:prstGeom>
                  </pic:spPr>
                </pic:pic>
              </a:graphicData>
            </a:graphic>
          </wp:inline>
        </w:drawing>
      </w:r>
    </w:p>
    <w:p w14:paraId="1AB7AD3C" w14:textId="5C9B8C8C" w:rsidR="0B2EB41A" w:rsidRPr="009A46D7" w:rsidRDefault="0B2EB41A" w:rsidP="009A46D7">
      <w:pPr>
        <w:shd w:val="clear" w:color="auto" w:fill="FFFFFF" w:themeFill="background1"/>
        <w:spacing w:after="0" w:line="240" w:lineRule="auto"/>
        <w:rPr>
          <w:rFonts w:ascii="Arial" w:hAnsi="Arial" w:cs="Arial"/>
        </w:rPr>
      </w:pPr>
    </w:p>
    <w:p w14:paraId="10F9F86B" w14:textId="7FE6D02D" w:rsidR="0B2EB41A" w:rsidRPr="009A46D7" w:rsidRDefault="5A2CF66B" w:rsidP="009A46D7">
      <w:pPr>
        <w:shd w:val="clear" w:color="auto" w:fill="FFFFFF" w:themeFill="background1"/>
        <w:spacing w:after="0" w:line="240" w:lineRule="auto"/>
        <w:rPr>
          <w:rFonts w:ascii="Arial" w:eastAsia="Arial" w:hAnsi="Arial" w:cs="Arial"/>
          <w:sz w:val="24"/>
          <w:szCs w:val="24"/>
        </w:rPr>
      </w:pPr>
      <w:r w:rsidRPr="0B2EB41A">
        <w:rPr>
          <w:rFonts w:ascii="Arial" w:eastAsia="Arial" w:hAnsi="Arial" w:cs="Arial"/>
          <w:sz w:val="24"/>
          <w:szCs w:val="24"/>
        </w:rPr>
        <w:t>Using descriptor variables like county age, gender, highest form of education</w:t>
      </w:r>
      <w:r w:rsidR="00C228E2" w:rsidRPr="009A46D7">
        <w:rPr>
          <w:rFonts w:ascii="Arial" w:eastAsia="Arial" w:hAnsi="Arial" w:cs="Arial"/>
          <w:sz w:val="24"/>
          <w:szCs w:val="24"/>
        </w:rPr>
        <w:t>,</w:t>
      </w:r>
      <w:r w:rsidRPr="0B2EB41A">
        <w:rPr>
          <w:rFonts w:ascii="Arial" w:eastAsia="Arial" w:hAnsi="Arial" w:cs="Arial"/>
          <w:sz w:val="24"/>
          <w:szCs w:val="24"/>
        </w:rPr>
        <w:t xml:space="preserve"> and income will help us understand </w:t>
      </w:r>
      <w:r w:rsidR="2ED486AF" w:rsidRPr="0B2EB41A">
        <w:rPr>
          <w:rFonts w:ascii="Arial" w:eastAsia="Arial" w:hAnsi="Arial" w:cs="Arial"/>
          <w:sz w:val="24"/>
          <w:szCs w:val="24"/>
        </w:rPr>
        <w:t xml:space="preserve">if there are any patterns </w:t>
      </w:r>
      <w:r w:rsidR="00C228E2" w:rsidRPr="009A46D7">
        <w:rPr>
          <w:rFonts w:ascii="Arial" w:eastAsia="Arial" w:hAnsi="Arial" w:cs="Arial"/>
          <w:sz w:val="24"/>
          <w:szCs w:val="24"/>
        </w:rPr>
        <w:t>among</w:t>
      </w:r>
      <w:r w:rsidR="2ED486AF" w:rsidRPr="009A46D7">
        <w:rPr>
          <w:rFonts w:ascii="Arial" w:eastAsia="Arial" w:hAnsi="Arial" w:cs="Arial"/>
          <w:sz w:val="24"/>
          <w:szCs w:val="24"/>
        </w:rPr>
        <w:t xml:space="preserve"> customers </w:t>
      </w:r>
      <w:r w:rsidR="00C228E2" w:rsidRPr="009A46D7">
        <w:rPr>
          <w:rFonts w:ascii="Arial" w:eastAsia="Arial" w:hAnsi="Arial" w:cs="Arial"/>
          <w:sz w:val="24"/>
          <w:szCs w:val="24"/>
        </w:rPr>
        <w:t>who</w:t>
      </w:r>
      <w:r w:rsidR="2ED486AF" w:rsidRPr="009A46D7">
        <w:rPr>
          <w:rFonts w:ascii="Arial" w:eastAsia="Arial" w:hAnsi="Arial" w:cs="Arial"/>
          <w:sz w:val="24"/>
          <w:szCs w:val="24"/>
        </w:rPr>
        <w:t xml:space="preserve"> prefer the same attributes in a fine</w:t>
      </w:r>
      <w:r w:rsidR="00C228E2" w:rsidRPr="009A46D7">
        <w:rPr>
          <w:rFonts w:ascii="Arial" w:eastAsia="Arial" w:hAnsi="Arial" w:cs="Arial"/>
          <w:sz w:val="24"/>
          <w:szCs w:val="24"/>
        </w:rPr>
        <w:t>-</w:t>
      </w:r>
      <w:r w:rsidR="2ED486AF" w:rsidRPr="009A46D7">
        <w:rPr>
          <w:rFonts w:ascii="Arial" w:eastAsia="Arial" w:hAnsi="Arial" w:cs="Arial"/>
          <w:sz w:val="24"/>
          <w:szCs w:val="24"/>
        </w:rPr>
        <w:t>dining steakhouse.</w:t>
      </w:r>
    </w:p>
    <w:p w14:paraId="60D8A529" w14:textId="77777777" w:rsidR="00C228E2" w:rsidRPr="009A46D7" w:rsidRDefault="00C228E2" w:rsidP="009A46D7">
      <w:pPr>
        <w:shd w:val="clear" w:color="auto" w:fill="FFFFFF" w:themeFill="background1"/>
        <w:spacing w:after="0" w:line="240" w:lineRule="auto"/>
        <w:rPr>
          <w:rFonts w:ascii="Arial" w:hAnsi="Arial" w:cs="Arial"/>
          <w:sz w:val="24"/>
          <w:szCs w:val="24"/>
        </w:rPr>
      </w:pPr>
    </w:p>
    <w:p w14:paraId="08634694" w14:textId="3AFB1C88" w:rsidR="0B2EB41A" w:rsidRDefault="00C228E2" w:rsidP="009A46D7">
      <w:pPr>
        <w:shd w:val="clear" w:color="auto" w:fill="FFFFFF" w:themeFill="background1"/>
        <w:spacing w:after="0" w:line="240" w:lineRule="auto"/>
        <w:rPr>
          <w:rFonts w:ascii="Arial" w:eastAsia="Arial" w:hAnsi="Arial" w:cs="Arial"/>
          <w:sz w:val="24"/>
          <w:szCs w:val="24"/>
        </w:rPr>
      </w:pPr>
      <w:r w:rsidRPr="009A46D7">
        <w:rPr>
          <w:rFonts w:ascii="Arial" w:eastAsia="Arial" w:hAnsi="Arial" w:cs="Arial"/>
          <w:sz w:val="24"/>
          <w:szCs w:val="24"/>
        </w:rPr>
        <w:t xml:space="preserve">Below is our </w:t>
      </w:r>
      <w:r w:rsidR="05CD496B" w:rsidRPr="0B2EB41A">
        <w:rPr>
          <w:rFonts w:ascii="Arial" w:eastAsia="Arial" w:hAnsi="Arial" w:cs="Arial"/>
          <w:sz w:val="24"/>
          <w:szCs w:val="24"/>
        </w:rPr>
        <w:t>Segmentation</w:t>
      </w:r>
      <w:r w:rsidR="1258611B" w:rsidRPr="0B2EB41A">
        <w:rPr>
          <w:rFonts w:ascii="Arial" w:eastAsia="Arial" w:hAnsi="Arial" w:cs="Arial"/>
          <w:sz w:val="24"/>
          <w:szCs w:val="24"/>
        </w:rPr>
        <w:t xml:space="preserve"> based on our analysis:</w:t>
      </w:r>
    </w:p>
    <w:p w14:paraId="18D9B98A" w14:textId="32D415B7" w:rsidR="0B2EB41A" w:rsidRDefault="0B2EB41A" w:rsidP="009A46D7">
      <w:pPr>
        <w:shd w:val="clear" w:color="auto" w:fill="FFFFFF" w:themeFill="background1"/>
        <w:spacing w:after="0" w:line="240" w:lineRule="auto"/>
        <w:rPr>
          <w:rFonts w:ascii="Arial" w:eastAsia="Arial" w:hAnsi="Arial" w:cs="Arial"/>
          <w:sz w:val="24"/>
          <w:szCs w:val="24"/>
        </w:rPr>
      </w:pPr>
    </w:p>
    <w:p w14:paraId="07F136BC" w14:textId="5BBC512F" w:rsidR="1258611B" w:rsidRDefault="1258611B" w:rsidP="009A46D7">
      <w:pPr>
        <w:shd w:val="clear" w:color="auto" w:fill="FFFFFF" w:themeFill="background1"/>
        <w:spacing w:after="0" w:line="240" w:lineRule="auto"/>
        <w:rPr>
          <w:rFonts w:ascii="Arial" w:eastAsia="Arial" w:hAnsi="Arial" w:cs="Arial"/>
          <w:b/>
          <w:bCs/>
          <w:sz w:val="24"/>
          <w:szCs w:val="24"/>
        </w:rPr>
      </w:pPr>
      <w:r w:rsidRPr="0B2EB41A">
        <w:rPr>
          <w:rFonts w:ascii="Arial" w:eastAsia="Arial" w:hAnsi="Arial" w:cs="Arial"/>
          <w:b/>
          <w:bCs/>
          <w:sz w:val="24"/>
          <w:szCs w:val="24"/>
        </w:rPr>
        <w:t>Segment 1:</w:t>
      </w:r>
      <w:r w:rsidR="0816D8DC" w:rsidRPr="0B2EB41A">
        <w:rPr>
          <w:rFonts w:ascii="Arial" w:eastAsia="Arial" w:hAnsi="Arial" w:cs="Arial"/>
          <w:b/>
          <w:bCs/>
          <w:sz w:val="24"/>
          <w:szCs w:val="24"/>
        </w:rPr>
        <w:t xml:space="preserve"> Elite Class</w:t>
      </w:r>
    </w:p>
    <w:p w14:paraId="1F18CEFB" w14:textId="55035019" w:rsidR="0B2EB41A" w:rsidRDefault="0B2EB41A" w:rsidP="009A46D7">
      <w:pPr>
        <w:shd w:val="clear" w:color="auto" w:fill="FFFFFF" w:themeFill="background1"/>
        <w:spacing w:after="0" w:line="240" w:lineRule="auto"/>
        <w:rPr>
          <w:rFonts w:ascii="Arial" w:eastAsia="Arial" w:hAnsi="Arial" w:cs="Arial"/>
          <w:b/>
          <w:bCs/>
          <w:sz w:val="24"/>
          <w:szCs w:val="24"/>
        </w:rPr>
      </w:pPr>
    </w:p>
    <w:p w14:paraId="49240555" w14:textId="7000A446" w:rsidR="00D96634" w:rsidRPr="009A46D7" w:rsidRDefault="00D96634" w:rsidP="009A46D7">
      <w:pPr>
        <w:shd w:val="clear" w:color="auto" w:fill="FFFFFF" w:themeFill="background1"/>
        <w:spacing w:after="0" w:line="240" w:lineRule="auto"/>
        <w:rPr>
          <w:rFonts w:ascii="Arial" w:eastAsia="Arial" w:hAnsi="Arial" w:cs="Arial"/>
          <w:color w:val="000000" w:themeColor="text1"/>
          <w:sz w:val="24"/>
          <w:szCs w:val="24"/>
        </w:rPr>
      </w:pPr>
      <w:r w:rsidRPr="65F15B7D">
        <w:rPr>
          <w:rFonts w:ascii="Arial" w:eastAsia="Arial" w:hAnsi="Arial" w:cs="Arial"/>
          <w:color w:val="000000" w:themeColor="text1"/>
          <w:sz w:val="24"/>
          <w:szCs w:val="24"/>
        </w:rPr>
        <w:t xml:space="preserve">Segment 1 consists of many customers who enjoy a luxurious dining experience. They comprise 68% of the total customer base and live in Hillsborough County. The segment </w:t>
      </w:r>
      <w:r w:rsidRPr="65F15B7D">
        <w:rPr>
          <w:rFonts w:ascii="Arial" w:eastAsia="Arial" w:hAnsi="Arial" w:cs="Arial"/>
          <w:color w:val="000000" w:themeColor="text1"/>
          <w:sz w:val="24"/>
          <w:szCs w:val="24"/>
        </w:rPr>
        <w:lastRenderedPageBreak/>
        <w:t xml:space="preserve">is predominantly 60% female and 34% male, stating that larger groups of female customers have preferences </w:t>
      </w:r>
      <w:r w:rsidR="380314D3" w:rsidRPr="65F15B7D">
        <w:rPr>
          <w:rFonts w:ascii="Arial" w:eastAsia="Arial" w:hAnsi="Arial" w:cs="Arial"/>
          <w:color w:val="000000" w:themeColor="text1"/>
          <w:sz w:val="24"/>
          <w:szCs w:val="24"/>
        </w:rPr>
        <w:t>like</w:t>
      </w:r>
      <w:r w:rsidRPr="65F15B7D">
        <w:rPr>
          <w:rFonts w:ascii="Arial" w:eastAsia="Arial" w:hAnsi="Arial" w:cs="Arial"/>
          <w:color w:val="000000" w:themeColor="text1"/>
          <w:sz w:val="24"/>
          <w:szCs w:val="24"/>
        </w:rPr>
        <w:t xml:space="preserve"> those of male customers. With a high value of 4.48, these diners care deeply about the overall atmosphere and ambiance of the restaurant. With a high value of 4.84, they value high-quality service, making it the most crucial aspect for the customers in this segment. They also appreciate a wide variety of steak cuts and a diverse menu. While they are moderately price-conscious, it is not a significant concern compared to the dining experience's quality, and they expect value for their money.</w:t>
      </w:r>
    </w:p>
    <w:p w14:paraId="05ED57FD" w14:textId="77777777" w:rsidR="00D96634" w:rsidRPr="009A46D7" w:rsidRDefault="00D96634" w:rsidP="009A46D7">
      <w:pPr>
        <w:shd w:val="clear" w:color="auto" w:fill="FFFFFF" w:themeFill="background1"/>
        <w:spacing w:after="0" w:line="240" w:lineRule="auto"/>
        <w:rPr>
          <w:rFonts w:ascii="Arial" w:eastAsia="Arial" w:hAnsi="Arial" w:cs="Arial"/>
          <w:color w:val="000000" w:themeColor="text1"/>
          <w:sz w:val="24"/>
          <w:szCs w:val="24"/>
        </w:rPr>
      </w:pPr>
    </w:p>
    <w:p w14:paraId="4C942DB9" w14:textId="76A23B18" w:rsidR="45767DA2" w:rsidRPr="009A46D7" w:rsidRDefault="37BF5299" w:rsidP="009A46D7">
      <w:pPr>
        <w:shd w:val="clear" w:color="auto" w:fill="FFFFFF" w:themeFill="background1"/>
        <w:spacing w:after="0" w:line="240" w:lineRule="auto"/>
        <w:rPr>
          <w:rFonts w:ascii="Arial" w:eastAsia="Arial" w:hAnsi="Arial" w:cs="Arial"/>
          <w:color w:val="000000" w:themeColor="text1"/>
          <w:sz w:val="24"/>
          <w:szCs w:val="24"/>
        </w:rPr>
      </w:pPr>
      <w:r w:rsidRPr="21A98A59">
        <w:rPr>
          <w:rFonts w:ascii="Arial" w:eastAsia="Arial" w:hAnsi="Arial" w:cs="Arial"/>
          <w:color w:val="000000" w:themeColor="text1"/>
          <w:sz w:val="24"/>
          <w:szCs w:val="24"/>
        </w:rPr>
        <w:t>They also</w:t>
      </w:r>
      <w:r w:rsidR="7DD0C285" w:rsidRPr="21A98A59">
        <w:rPr>
          <w:rFonts w:ascii="Arial" w:eastAsia="Arial" w:hAnsi="Arial" w:cs="Arial"/>
          <w:color w:val="000000" w:themeColor="text1"/>
          <w:sz w:val="24"/>
          <w:szCs w:val="24"/>
        </w:rPr>
        <w:t xml:space="preserve"> </w:t>
      </w:r>
      <w:r w:rsidRPr="21A98A59">
        <w:rPr>
          <w:rFonts w:ascii="Arial" w:eastAsia="Arial" w:hAnsi="Arial" w:cs="Arial"/>
          <w:color w:val="000000" w:themeColor="text1"/>
          <w:sz w:val="24"/>
          <w:szCs w:val="24"/>
        </w:rPr>
        <w:t xml:space="preserve">care much about the extensive wine or cocktail list </w:t>
      </w:r>
      <w:r w:rsidR="2EB0C2EC" w:rsidRPr="21A98A59">
        <w:rPr>
          <w:rFonts w:ascii="Arial" w:eastAsia="Arial" w:hAnsi="Arial" w:cs="Arial"/>
          <w:color w:val="000000" w:themeColor="text1"/>
          <w:sz w:val="24"/>
          <w:szCs w:val="24"/>
        </w:rPr>
        <w:t>and the variety of steak cuts</w:t>
      </w:r>
      <w:r w:rsidR="00D96634" w:rsidRPr="21A98A59">
        <w:rPr>
          <w:rFonts w:ascii="Arial" w:eastAsia="Arial" w:hAnsi="Arial" w:cs="Arial"/>
          <w:color w:val="000000" w:themeColor="text1"/>
          <w:sz w:val="24"/>
          <w:szCs w:val="24"/>
        </w:rPr>
        <w:t>,</w:t>
      </w:r>
      <w:r w:rsidR="2EB0C2EC" w:rsidRPr="21A98A59">
        <w:rPr>
          <w:rFonts w:ascii="Arial" w:eastAsia="Arial" w:hAnsi="Arial" w:cs="Arial"/>
          <w:color w:val="000000" w:themeColor="text1"/>
          <w:sz w:val="24"/>
          <w:szCs w:val="24"/>
        </w:rPr>
        <w:t xml:space="preserve"> as they </w:t>
      </w:r>
      <w:r w:rsidR="00D96634" w:rsidRPr="21A98A59">
        <w:rPr>
          <w:rFonts w:ascii="Arial" w:eastAsia="Arial" w:hAnsi="Arial" w:cs="Arial"/>
          <w:color w:val="000000" w:themeColor="text1"/>
          <w:sz w:val="24"/>
          <w:szCs w:val="24"/>
        </w:rPr>
        <w:t xml:space="preserve">are </w:t>
      </w:r>
      <w:r w:rsidR="2EB0C2EC" w:rsidRPr="21A98A59">
        <w:rPr>
          <w:rFonts w:ascii="Arial" w:eastAsia="Arial" w:hAnsi="Arial" w:cs="Arial"/>
          <w:color w:val="000000" w:themeColor="text1"/>
          <w:sz w:val="24"/>
          <w:szCs w:val="24"/>
        </w:rPr>
        <w:t>also valued highly by most of the respondents in this segment</w:t>
      </w:r>
      <w:r w:rsidRPr="21A98A59">
        <w:rPr>
          <w:rFonts w:ascii="Arial" w:eastAsia="Arial" w:hAnsi="Arial" w:cs="Arial"/>
          <w:color w:val="000000" w:themeColor="text1"/>
          <w:sz w:val="24"/>
          <w:szCs w:val="24"/>
        </w:rPr>
        <w:t xml:space="preserve">. </w:t>
      </w:r>
      <w:r w:rsidR="2C52655A" w:rsidRPr="21A98A59">
        <w:rPr>
          <w:rFonts w:ascii="Arial" w:eastAsia="Arial" w:hAnsi="Arial" w:cs="Arial"/>
          <w:color w:val="000000" w:themeColor="text1"/>
          <w:sz w:val="24"/>
          <w:szCs w:val="24"/>
        </w:rPr>
        <w:t>Most of</w:t>
      </w:r>
      <w:r w:rsidR="00D96634" w:rsidRPr="21A98A59">
        <w:rPr>
          <w:rFonts w:ascii="Arial" w:eastAsia="Arial" w:hAnsi="Arial" w:cs="Arial"/>
          <w:color w:val="000000" w:themeColor="text1"/>
          <w:sz w:val="24"/>
          <w:szCs w:val="24"/>
        </w:rPr>
        <w:t xml:space="preserve"> this </w:t>
      </w:r>
      <w:r w:rsidR="47F1B257" w:rsidRPr="21A98A59">
        <w:rPr>
          <w:rFonts w:ascii="Arial" w:eastAsia="Arial" w:hAnsi="Arial" w:cs="Arial"/>
          <w:color w:val="000000" w:themeColor="text1"/>
          <w:sz w:val="24"/>
          <w:szCs w:val="24"/>
        </w:rPr>
        <w:t xml:space="preserve">segment </w:t>
      </w:r>
      <w:r w:rsidR="00D96634" w:rsidRPr="21A98A59">
        <w:rPr>
          <w:rFonts w:ascii="Arial" w:eastAsia="Arial" w:hAnsi="Arial" w:cs="Arial"/>
          <w:color w:val="000000" w:themeColor="text1"/>
          <w:sz w:val="24"/>
          <w:szCs w:val="24"/>
        </w:rPr>
        <w:t>comprises</w:t>
      </w:r>
      <w:r w:rsidR="47F1B257" w:rsidRPr="21A98A59">
        <w:rPr>
          <w:rFonts w:ascii="Arial" w:eastAsia="Arial" w:hAnsi="Arial" w:cs="Arial"/>
          <w:color w:val="000000" w:themeColor="text1"/>
          <w:sz w:val="24"/>
          <w:szCs w:val="24"/>
        </w:rPr>
        <w:t xml:space="preserve"> well-educated, higher-income individuals, many of whom hold </w:t>
      </w:r>
      <w:r w:rsidR="00D96634" w:rsidRPr="21A98A59">
        <w:rPr>
          <w:rFonts w:ascii="Arial" w:eastAsia="Arial" w:hAnsi="Arial" w:cs="Arial"/>
          <w:color w:val="000000" w:themeColor="text1"/>
          <w:sz w:val="24"/>
          <w:szCs w:val="24"/>
        </w:rPr>
        <w:t>master's</w:t>
      </w:r>
      <w:r w:rsidR="47F1B257" w:rsidRPr="21A98A59">
        <w:rPr>
          <w:rFonts w:ascii="Arial" w:eastAsia="Arial" w:hAnsi="Arial" w:cs="Arial"/>
          <w:color w:val="000000" w:themeColor="text1"/>
          <w:sz w:val="24"/>
          <w:szCs w:val="24"/>
        </w:rPr>
        <w:t xml:space="preserve"> or </w:t>
      </w:r>
      <w:r w:rsidR="41B1354B" w:rsidRPr="21A98A59">
        <w:rPr>
          <w:rFonts w:ascii="Arial" w:eastAsia="Arial" w:hAnsi="Arial" w:cs="Arial"/>
          <w:color w:val="000000" w:themeColor="text1"/>
          <w:sz w:val="24"/>
          <w:szCs w:val="24"/>
        </w:rPr>
        <w:t>bachelor's</w:t>
      </w:r>
      <w:r w:rsidR="47F1B257" w:rsidRPr="21A98A59">
        <w:rPr>
          <w:rFonts w:ascii="Arial" w:eastAsia="Arial" w:hAnsi="Arial" w:cs="Arial"/>
          <w:color w:val="000000" w:themeColor="text1"/>
          <w:sz w:val="24"/>
          <w:szCs w:val="24"/>
        </w:rPr>
        <w:t xml:space="preserve"> degrees</w:t>
      </w:r>
      <w:r w:rsidR="00D96634" w:rsidRPr="21A98A59">
        <w:rPr>
          <w:rFonts w:ascii="Arial" w:eastAsia="Arial" w:hAnsi="Arial" w:cs="Arial"/>
          <w:color w:val="000000" w:themeColor="text1"/>
          <w:sz w:val="24"/>
          <w:szCs w:val="24"/>
        </w:rPr>
        <w:t xml:space="preserve">, and </w:t>
      </w:r>
      <w:r w:rsidR="401DE645" w:rsidRPr="21A98A59">
        <w:rPr>
          <w:rFonts w:ascii="Arial" w:eastAsia="Arial" w:hAnsi="Arial" w:cs="Arial"/>
          <w:color w:val="000000" w:themeColor="text1"/>
          <w:sz w:val="24"/>
          <w:szCs w:val="24"/>
        </w:rPr>
        <w:t>a few</w:t>
      </w:r>
      <w:r w:rsidR="5F80DA66" w:rsidRPr="21A98A59">
        <w:rPr>
          <w:rFonts w:ascii="Arial" w:eastAsia="Arial" w:hAnsi="Arial" w:cs="Arial"/>
          <w:color w:val="000000" w:themeColor="text1"/>
          <w:sz w:val="24"/>
          <w:szCs w:val="24"/>
        </w:rPr>
        <w:t xml:space="preserve"> </w:t>
      </w:r>
      <w:r w:rsidR="00D96634" w:rsidRPr="21A98A59">
        <w:rPr>
          <w:rFonts w:ascii="Arial" w:eastAsia="Arial" w:hAnsi="Arial" w:cs="Arial"/>
          <w:color w:val="000000" w:themeColor="text1"/>
          <w:sz w:val="24"/>
          <w:szCs w:val="24"/>
        </w:rPr>
        <w:t>hold</w:t>
      </w:r>
      <w:r w:rsidR="5F80DA66" w:rsidRPr="21A98A59">
        <w:rPr>
          <w:rFonts w:ascii="Arial" w:eastAsia="Arial" w:hAnsi="Arial" w:cs="Arial"/>
          <w:color w:val="000000" w:themeColor="text1"/>
          <w:sz w:val="24"/>
          <w:szCs w:val="24"/>
        </w:rPr>
        <w:t xml:space="preserve"> doctorate </w:t>
      </w:r>
      <w:r w:rsidR="71502A01" w:rsidRPr="21A98A59">
        <w:rPr>
          <w:rFonts w:ascii="Arial" w:eastAsia="Arial" w:hAnsi="Arial" w:cs="Arial"/>
          <w:color w:val="000000" w:themeColor="text1"/>
          <w:sz w:val="24"/>
          <w:szCs w:val="24"/>
        </w:rPr>
        <w:t>degrees</w:t>
      </w:r>
      <w:r w:rsidR="47F1B257" w:rsidRPr="21A98A59">
        <w:rPr>
          <w:rFonts w:ascii="Arial" w:eastAsia="Arial" w:hAnsi="Arial" w:cs="Arial"/>
          <w:color w:val="000000" w:themeColor="text1"/>
          <w:sz w:val="24"/>
          <w:szCs w:val="24"/>
        </w:rPr>
        <w:t>. They are likely in their</w:t>
      </w:r>
      <w:r w:rsidR="06F9BE6B" w:rsidRPr="21A98A59">
        <w:rPr>
          <w:rFonts w:ascii="Arial" w:eastAsia="Arial" w:hAnsi="Arial" w:cs="Arial"/>
          <w:color w:val="000000" w:themeColor="text1"/>
          <w:sz w:val="24"/>
          <w:szCs w:val="24"/>
        </w:rPr>
        <w:t xml:space="preserve"> early </w:t>
      </w:r>
      <w:r w:rsidR="47F1B257" w:rsidRPr="21A98A59">
        <w:rPr>
          <w:rFonts w:ascii="Arial" w:eastAsia="Arial" w:hAnsi="Arial" w:cs="Arial"/>
          <w:color w:val="000000" w:themeColor="text1"/>
          <w:sz w:val="24"/>
          <w:szCs w:val="24"/>
        </w:rPr>
        <w:t>40s and are established in their careers. With their higher income</w:t>
      </w:r>
      <w:r w:rsidR="00D96634" w:rsidRPr="21A98A59">
        <w:rPr>
          <w:rFonts w:ascii="Arial" w:eastAsia="Arial" w:hAnsi="Arial" w:cs="Arial"/>
          <w:color w:val="000000" w:themeColor="text1"/>
          <w:sz w:val="24"/>
          <w:szCs w:val="24"/>
        </w:rPr>
        <w:t>,</w:t>
      </w:r>
      <w:r w:rsidR="02EDBBC4" w:rsidRPr="21A98A59">
        <w:rPr>
          <w:rFonts w:ascii="Arial" w:eastAsia="Arial" w:hAnsi="Arial" w:cs="Arial"/>
          <w:color w:val="000000" w:themeColor="text1"/>
          <w:sz w:val="24"/>
          <w:szCs w:val="24"/>
        </w:rPr>
        <w:t xml:space="preserve"> many customers earning $200,000 or more</w:t>
      </w:r>
      <w:r w:rsidR="2895B703" w:rsidRPr="21A98A59">
        <w:rPr>
          <w:rFonts w:ascii="Arial" w:eastAsia="Arial" w:hAnsi="Arial" w:cs="Arial"/>
          <w:color w:val="000000" w:themeColor="text1"/>
          <w:sz w:val="24"/>
          <w:szCs w:val="24"/>
        </w:rPr>
        <w:t xml:space="preserve"> </w:t>
      </w:r>
      <w:r w:rsidR="00D96634" w:rsidRPr="21A98A59">
        <w:rPr>
          <w:rFonts w:ascii="Arial" w:eastAsia="Arial" w:hAnsi="Arial" w:cs="Arial"/>
          <w:color w:val="000000" w:themeColor="text1"/>
          <w:sz w:val="24"/>
          <w:szCs w:val="24"/>
        </w:rPr>
        <w:t>stated</w:t>
      </w:r>
      <w:r w:rsidR="2895B703" w:rsidRPr="21A98A59">
        <w:rPr>
          <w:rFonts w:ascii="Arial" w:eastAsia="Arial" w:hAnsi="Arial" w:cs="Arial"/>
          <w:color w:val="000000" w:themeColor="text1"/>
          <w:sz w:val="24"/>
          <w:szCs w:val="24"/>
        </w:rPr>
        <w:t xml:space="preserve"> that</w:t>
      </w:r>
      <w:r w:rsidR="47F1B257" w:rsidRPr="21A98A59">
        <w:rPr>
          <w:rFonts w:ascii="Arial" w:eastAsia="Arial" w:hAnsi="Arial" w:cs="Arial"/>
          <w:color w:val="000000" w:themeColor="text1"/>
          <w:sz w:val="24"/>
          <w:szCs w:val="24"/>
        </w:rPr>
        <w:t xml:space="preserve"> they </w:t>
      </w:r>
      <w:r w:rsidR="5123405A" w:rsidRPr="21A98A59">
        <w:rPr>
          <w:rFonts w:ascii="Arial" w:eastAsia="Arial" w:hAnsi="Arial" w:cs="Arial"/>
          <w:color w:val="000000" w:themeColor="text1"/>
          <w:sz w:val="24"/>
          <w:szCs w:val="24"/>
        </w:rPr>
        <w:t>could</w:t>
      </w:r>
      <w:r w:rsidR="47F1B257" w:rsidRPr="21A98A59">
        <w:rPr>
          <w:rFonts w:ascii="Arial" w:eastAsia="Arial" w:hAnsi="Arial" w:cs="Arial"/>
          <w:color w:val="000000" w:themeColor="text1"/>
          <w:sz w:val="24"/>
          <w:szCs w:val="24"/>
        </w:rPr>
        <w:t xml:space="preserve"> afford to spend on premium dining experiences</w:t>
      </w:r>
      <w:r w:rsidR="5CB6E093" w:rsidRPr="21A98A59">
        <w:rPr>
          <w:rFonts w:ascii="Arial" w:eastAsia="Arial" w:hAnsi="Arial" w:cs="Arial"/>
          <w:color w:val="000000" w:themeColor="text1"/>
          <w:sz w:val="24"/>
          <w:szCs w:val="24"/>
        </w:rPr>
        <w:t xml:space="preserve"> </w:t>
      </w:r>
      <w:r w:rsidR="5683A883" w:rsidRPr="21A98A59">
        <w:rPr>
          <w:rFonts w:ascii="Arial" w:eastAsia="Arial" w:hAnsi="Arial" w:cs="Arial"/>
          <w:color w:val="000000" w:themeColor="text1"/>
          <w:sz w:val="24"/>
          <w:szCs w:val="24"/>
        </w:rPr>
        <w:t>if they wanted to</w:t>
      </w:r>
      <w:r w:rsidR="00D96634" w:rsidRPr="21A98A59">
        <w:rPr>
          <w:rFonts w:ascii="Arial" w:eastAsia="Arial" w:hAnsi="Arial" w:cs="Arial"/>
          <w:color w:val="000000" w:themeColor="text1"/>
          <w:sz w:val="24"/>
          <w:szCs w:val="24"/>
        </w:rPr>
        <w:t>. Thus</w:t>
      </w:r>
      <w:r w:rsidR="6DFCDBF8" w:rsidRPr="21A98A59">
        <w:rPr>
          <w:rFonts w:ascii="Arial" w:eastAsia="Arial" w:hAnsi="Arial" w:cs="Arial"/>
          <w:color w:val="000000" w:themeColor="text1"/>
          <w:sz w:val="24"/>
          <w:szCs w:val="24"/>
        </w:rPr>
        <w:t>,</w:t>
      </w:r>
      <w:r w:rsidR="5CB6E093" w:rsidRPr="21A98A59">
        <w:rPr>
          <w:rFonts w:ascii="Arial" w:eastAsia="Arial" w:hAnsi="Arial" w:cs="Arial"/>
          <w:color w:val="000000" w:themeColor="text1"/>
          <w:sz w:val="24"/>
          <w:szCs w:val="24"/>
        </w:rPr>
        <w:t xml:space="preserve"> t</w:t>
      </w:r>
      <w:r w:rsidR="47F1B257" w:rsidRPr="21A98A59">
        <w:rPr>
          <w:rFonts w:ascii="Arial" w:eastAsia="Arial" w:hAnsi="Arial" w:cs="Arial"/>
          <w:color w:val="000000" w:themeColor="text1"/>
          <w:sz w:val="24"/>
          <w:szCs w:val="24"/>
        </w:rPr>
        <w:t>hey tend to expect a refined atmosphere and excellent customer service and are willing to pay for it.</w:t>
      </w:r>
      <w:r w:rsidR="22E22843" w:rsidRPr="21A98A59">
        <w:rPr>
          <w:rFonts w:ascii="Arial" w:eastAsia="Arial" w:hAnsi="Arial" w:cs="Arial"/>
          <w:color w:val="000000" w:themeColor="text1"/>
          <w:sz w:val="24"/>
          <w:szCs w:val="24"/>
        </w:rPr>
        <w:t xml:space="preserve"> To appeal to this group, the restaurant should focus on delivering exceptional service, maintaining a refined atmosphere, and offering seasonal or exclusive menu options.</w:t>
      </w:r>
    </w:p>
    <w:p w14:paraId="7B8DAA1D" w14:textId="77777777" w:rsidR="00D96634" w:rsidRPr="009A46D7" w:rsidRDefault="00D96634" w:rsidP="009A46D7">
      <w:pPr>
        <w:shd w:val="clear" w:color="auto" w:fill="FFFFFF" w:themeFill="background1"/>
        <w:spacing w:after="0" w:line="240" w:lineRule="auto"/>
        <w:rPr>
          <w:rFonts w:ascii="Arial" w:eastAsia="Arial" w:hAnsi="Arial" w:cs="Arial"/>
          <w:color w:val="0D0D0D" w:themeColor="text1" w:themeTint="F2"/>
          <w:sz w:val="24"/>
          <w:szCs w:val="24"/>
        </w:rPr>
      </w:pPr>
    </w:p>
    <w:p w14:paraId="58C79316" w14:textId="4D41A3EC" w:rsidR="49E1EF82" w:rsidRPr="009A46D7" w:rsidRDefault="49E1EF82" w:rsidP="009A46D7">
      <w:pPr>
        <w:shd w:val="clear" w:color="auto" w:fill="FFFFFF" w:themeFill="background1"/>
        <w:spacing w:after="0" w:line="240" w:lineRule="auto"/>
        <w:rPr>
          <w:rFonts w:ascii="Arial" w:eastAsia="Arial" w:hAnsi="Arial" w:cs="Arial"/>
          <w:i/>
          <w:color w:val="0D0D0D" w:themeColor="text1" w:themeTint="F2"/>
          <w:sz w:val="24"/>
          <w:szCs w:val="24"/>
        </w:rPr>
      </w:pPr>
      <w:r w:rsidRPr="009A46D7">
        <w:rPr>
          <w:rFonts w:ascii="Arial" w:eastAsia="Arial" w:hAnsi="Arial" w:cs="Arial"/>
          <w:i/>
          <w:iCs/>
          <w:color w:val="0D0D0D" w:themeColor="text1" w:themeTint="F2"/>
          <w:sz w:val="24"/>
          <w:szCs w:val="24"/>
        </w:rPr>
        <w:t>Figure 5:</w:t>
      </w:r>
      <w:r w:rsidR="00D96634" w:rsidRPr="009A46D7">
        <w:rPr>
          <w:rFonts w:ascii="Arial" w:eastAsia="Arial" w:hAnsi="Arial" w:cs="Arial"/>
          <w:i/>
          <w:iCs/>
          <w:color w:val="0D0D0D" w:themeColor="text1" w:themeTint="F2"/>
          <w:sz w:val="24"/>
          <w:szCs w:val="24"/>
        </w:rPr>
        <w:t xml:space="preserve"> Segment 1 </w:t>
      </w:r>
      <w:r w:rsidR="00363636" w:rsidRPr="009A46D7">
        <w:rPr>
          <w:rFonts w:ascii="Arial" w:eastAsia="Arial" w:hAnsi="Arial" w:cs="Arial"/>
          <w:i/>
          <w:iCs/>
          <w:color w:val="0D0D0D" w:themeColor="text1" w:themeTint="F2"/>
          <w:sz w:val="24"/>
          <w:szCs w:val="24"/>
        </w:rPr>
        <w:t>Profile</w:t>
      </w:r>
    </w:p>
    <w:p w14:paraId="60F29514" w14:textId="77777777" w:rsidR="00363636" w:rsidRPr="009A46D7" w:rsidRDefault="00363636" w:rsidP="009A46D7">
      <w:pPr>
        <w:shd w:val="clear" w:color="auto" w:fill="FFFFFF" w:themeFill="background1"/>
        <w:spacing w:after="0" w:line="240" w:lineRule="auto"/>
        <w:rPr>
          <w:rFonts w:ascii="Arial" w:hAnsi="Arial" w:cs="Arial"/>
          <w:i/>
          <w:iCs/>
        </w:rPr>
      </w:pPr>
    </w:p>
    <w:p w14:paraId="49618AB1" w14:textId="48C1AEF0" w:rsidR="42D67D28" w:rsidRPr="009A46D7" w:rsidRDefault="42D67D28" w:rsidP="009A46D7">
      <w:pPr>
        <w:shd w:val="clear" w:color="auto" w:fill="FFFFFF" w:themeFill="background1"/>
        <w:spacing w:after="0" w:line="240" w:lineRule="auto"/>
        <w:jc w:val="center"/>
        <w:rPr>
          <w:rFonts w:ascii="Arial" w:hAnsi="Arial" w:cs="Arial"/>
        </w:rPr>
      </w:pPr>
      <w:r w:rsidRPr="009A46D7">
        <w:rPr>
          <w:rFonts w:ascii="Arial" w:hAnsi="Arial" w:cs="Arial"/>
          <w:noProof/>
        </w:rPr>
        <w:drawing>
          <wp:inline distT="0" distB="0" distL="0" distR="0" wp14:anchorId="080DF7E1" wp14:editId="4F96C53C">
            <wp:extent cx="3991013" cy="2858947"/>
            <wp:effectExtent l="0" t="0" r="0" b="0"/>
            <wp:docPr id="1378155386" name="Picture 137815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155386"/>
                    <pic:cNvPicPr/>
                  </pic:nvPicPr>
                  <pic:blipFill>
                    <a:blip r:embed="rId19">
                      <a:extLst>
                        <a:ext uri="{28A0092B-C50C-407E-A947-70E740481C1C}">
                          <a14:useLocalDpi xmlns:a14="http://schemas.microsoft.com/office/drawing/2010/main" val="0"/>
                        </a:ext>
                      </a:extLst>
                    </a:blip>
                    <a:stretch>
                      <a:fillRect/>
                    </a:stretch>
                  </pic:blipFill>
                  <pic:spPr>
                    <a:xfrm>
                      <a:off x="0" y="0"/>
                      <a:ext cx="3991013" cy="2858947"/>
                    </a:xfrm>
                    <a:prstGeom prst="rect">
                      <a:avLst/>
                    </a:prstGeom>
                  </pic:spPr>
                </pic:pic>
              </a:graphicData>
            </a:graphic>
          </wp:inline>
        </w:drawing>
      </w:r>
    </w:p>
    <w:p w14:paraId="75B8DA4D" w14:textId="45550408" w:rsidR="0B2EB41A" w:rsidRDefault="0B2EB41A" w:rsidP="009A46D7">
      <w:pPr>
        <w:shd w:val="clear" w:color="auto" w:fill="FFFFFF" w:themeFill="background1"/>
        <w:spacing w:after="0" w:line="240" w:lineRule="auto"/>
        <w:rPr>
          <w:rFonts w:ascii="Arial" w:eastAsia="Arial" w:hAnsi="Arial" w:cs="Arial"/>
          <w:color w:val="0D0D0D" w:themeColor="text1" w:themeTint="F2"/>
          <w:sz w:val="24"/>
          <w:szCs w:val="24"/>
        </w:rPr>
      </w:pPr>
    </w:p>
    <w:p w14:paraId="119766D7" w14:textId="112A46BE" w:rsidR="489394BA" w:rsidRDefault="489394BA" w:rsidP="009A46D7">
      <w:pPr>
        <w:shd w:val="clear" w:color="auto" w:fill="FFFFFF" w:themeFill="background1"/>
        <w:spacing w:after="0" w:line="240" w:lineRule="auto"/>
        <w:rPr>
          <w:rFonts w:ascii="Arial" w:eastAsia="Arial" w:hAnsi="Arial" w:cs="Arial"/>
          <w:b/>
          <w:bCs/>
          <w:color w:val="0D0D0D" w:themeColor="text1" w:themeTint="F2"/>
          <w:sz w:val="24"/>
          <w:szCs w:val="24"/>
        </w:rPr>
      </w:pPr>
      <w:r w:rsidRPr="07A84CC3">
        <w:rPr>
          <w:rFonts w:ascii="Arial" w:eastAsia="Arial" w:hAnsi="Arial" w:cs="Arial"/>
          <w:b/>
          <w:bCs/>
          <w:color w:val="0D0D0D" w:themeColor="text1" w:themeTint="F2"/>
          <w:sz w:val="24"/>
          <w:szCs w:val="24"/>
        </w:rPr>
        <w:t xml:space="preserve">Segment 2: </w:t>
      </w:r>
      <w:r w:rsidR="222F350B" w:rsidRPr="07A84CC3">
        <w:rPr>
          <w:rFonts w:ascii="Arial" w:eastAsia="Arial" w:hAnsi="Arial" w:cs="Arial"/>
          <w:b/>
          <w:bCs/>
          <w:color w:val="0D0D0D" w:themeColor="text1" w:themeTint="F2"/>
          <w:sz w:val="24"/>
          <w:szCs w:val="24"/>
        </w:rPr>
        <w:t>Indulgent spenders</w:t>
      </w:r>
    </w:p>
    <w:p w14:paraId="6D1A60D1" w14:textId="69636350" w:rsidR="0B2EB41A" w:rsidRDefault="0B2EB41A" w:rsidP="009A46D7">
      <w:pPr>
        <w:shd w:val="clear" w:color="auto" w:fill="FFFFFF" w:themeFill="background1"/>
        <w:spacing w:after="0" w:line="240" w:lineRule="auto"/>
        <w:rPr>
          <w:rFonts w:ascii="Arial" w:eastAsia="Arial" w:hAnsi="Arial" w:cs="Arial"/>
          <w:b/>
          <w:bCs/>
          <w:color w:val="0D0D0D" w:themeColor="text1" w:themeTint="F2"/>
          <w:sz w:val="24"/>
          <w:szCs w:val="24"/>
        </w:rPr>
      </w:pPr>
    </w:p>
    <w:p w14:paraId="4DE9B1F0" w14:textId="5D4D3C93" w:rsidR="001E70B7" w:rsidRPr="009A46D7" w:rsidRDefault="001E70B7" w:rsidP="009A46D7">
      <w:pPr>
        <w:shd w:val="clear" w:color="auto" w:fill="FFFFFF" w:themeFill="background1"/>
        <w:spacing w:after="0" w:line="240" w:lineRule="auto"/>
        <w:rPr>
          <w:rFonts w:ascii="Arial" w:eastAsia="Arial" w:hAnsi="Arial" w:cs="Arial"/>
          <w:color w:val="0D0D0D" w:themeColor="text1" w:themeTint="F2"/>
          <w:sz w:val="24"/>
          <w:szCs w:val="24"/>
        </w:rPr>
      </w:pPr>
      <w:r w:rsidRPr="009A46D7">
        <w:rPr>
          <w:rFonts w:ascii="Arial" w:eastAsia="Arial" w:hAnsi="Arial" w:cs="Arial"/>
          <w:color w:val="0D0D0D" w:themeColor="text1" w:themeTint="F2"/>
          <w:sz w:val="24"/>
          <w:szCs w:val="24"/>
        </w:rPr>
        <w:t xml:space="preserve">Segment 2 is much smaller, representing only 3% of the customer base. This group places little to no emphasis on price, showing the least concern about costs among all segments. </w:t>
      </w:r>
      <w:r w:rsidR="00F65E86">
        <w:rPr>
          <w:rFonts w:ascii="Arial" w:eastAsia="Arial" w:hAnsi="Arial" w:cs="Arial"/>
          <w:color w:val="0D0D0D" w:themeColor="text1" w:themeTint="F2"/>
          <w:sz w:val="24"/>
          <w:szCs w:val="24"/>
        </w:rPr>
        <w:t>This</w:t>
      </w:r>
      <w:r w:rsidRPr="009A46D7">
        <w:rPr>
          <w:rFonts w:ascii="Arial" w:eastAsia="Arial" w:hAnsi="Arial" w:cs="Arial"/>
          <w:color w:val="0D0D0D" w:themeColor="text1" w:themeTint="F2"/>
          <w:sz w:val="24"/>
          <w:szCs w:val="24"/>
        </w:rPr>
        <w:t xml:space="preserve"> segment has an equal proportion of males and females, saying that the customers in this segment have similar preferences regardless of gender. This group places minimal value on most dining attributes, except for a slight interest in wine or </w:t>
      </w:r>
      <w:r w:rsidRPr="009A46D7">
        <w:rPr>
          <w:rFonts w:ascii="Arial" w:eastAsia="Arial" w:hAnsi="Arial" w:cs="Arial"/>
          <w:color w:val="0D0D0D" w:themeColor="text1" w:themeTint="F2"/>
          <w:sz w:val="24"/>
          <w:szCs w:val="24"/>
        </w:rPr>
        <w:lastRenderedPageBreak/>
        <w:t xml:space="preserve">cocktail selection. Their score of 2.45 for price indicates that cost is not a consideration for them; they are willing to spend freely without worrying about value or affordability, as they are the least price-sensitive group among all segments. </w:t>
      </w:r>
    </w:p>
    <w:p w14:paraId="195C193C" w14:textId="77777777" w:rsidR="001E70B7" w:rsidRPr="009A46D7" w:rsidRDefault="001E70B7" w:rsidP="009A46D7">
      <w:pPr>
        <w:shd w:val="clear" w:color="auto" w:fill="FFFFFF" w:themeFill="background1"/>
        <w:spacing w:after="0" w:line="240" w:lineRule="auto"/>
        <w:rPr>
          <w:rFonts w:ascii="Arial" w:eastAsia="Arial" w:hAnsi="Arial" w:cs="Arial"/>
          <w:color w:val="0D0D0D" w:themeColor="text1" w:themeTint="F2"/>
          <w:sz w:val="24"/>
          <w:szCs w:val="24"/>
        </w:rPr>
      </w:pPr>
    </w:p>
    <w:p w14:paraId="517CCEAD" w14:textId="7D40CC7D" w:rsidR="45767DA2" w:rsidRDefault="001E70B7" w:rsidP="009A46D7">
      <w:pPr>
        <w:shd w:val="clear" w:color="auto" w:fill="FFFFFF" w:themeFill="background1"/>
        <w:spacing w:after="0" w:line="240" w:lineRule="auto"/>
        <w:rPr>
          <w:rFonts w:ascii="Arial" w:eastAsia="Arial" w:hAnsi="Arial" w:cs="Arial"/>
          <w:color w:val="0D0D0D" w:themeColor="text1" w:themeTint="F2"/>
          <w:sz w:val="24"/>
          <w:szCs w:val="24"/>
        </w:rPr>
      </w:pPr>
      <w:r w:rsidRPr="009A46D7">
        <w:rPr>
          <w:rFonts w:ascii="Arial" w:eastAsia="Arial" w:hAnsi="Arial" w:cs="Arial"/>
          <w:color w:val="0D0D0D" w:themeColor="text1" w:themeTint="F2"/>
          <w:sz w:val="24"/>
          <w:szCs w:val="24"/>
        </w:rPr>
        <w:t>Demographically, everyone in this segment lives in Hillsborough County. They are typically older, with an average age of 52.5 years. They are also relatively well-educated, with many holding bachelor's or master's degrees. Though these customers come from middle-income backgrounds, their willingness to spend makes them essential for the restaurant. Because people in this segment only look at Fleming's for fine drinking experiences, it would be better if Flemings could focus on offering a more comprehensive range of premium wines or cocktails to keep these customers interested and satisfied.</w:t>
      </w:r>
    </w:p>
    <w:p w14:paraId="15205956" w14:textId="77777777" w:rsidR="009A46D7" w:rsidRPr="009A46D7" w:rsidRDefault="009A46D7" w:rsidP="009A46D7">
      <w:pPr>
        <w:shd w:val="clear" w:color="auto" w:fill="FFFFFF" w:themeFill="background1"/>
        <w:spacing w:after="0" w:line="240" w:lineRule="auto"/>
        <w:rPr>
          <w:rFonts w:ascii="Arial" w:eastAsia="Arial" w:hAnsi="Arial" w:cs="Arial"/>
          <w:color w:val="0D0D0D" w:themeColor="text1" w:themeTint="F2"/>
          <w:sz w:val="24"/>
          <w:szCs w:val="24"/>
        </w:rPr>
      </w:pPr>
    </w:p>
    <w:p w14:paraId="5D7445E5" w14:textId="54DC7C5E" w:rsidR="26051996" w:rsidRPr="009A46D7" w:rsidRDefault="26051996" w:rsidP="009A46D7">
      <w:pPr>
        <w:shd w:val="clear" w:color="auto" w:fill="FFFFFF" w:themeFill="background1"/>
        <w:spacing w:after="0" w:line="240" w:lineRule="auto"/>
        <w:rPr>
          <w:rFonts w:ascii="Arial" w:eastAsia="Arial" w:hAnsi="Arial" w:cs="Arial"/>
          <w:i/>
          <w:color w:val="0D0D0D" w:themeColor="text1" w:themeTint="F2"/>
          <w:sz w:val="24"/>
          <w:szCs w:val="24"/>
        </w:rPr>
      </w:pPr>
      <w:r w:rsidRPr="009A46D7">
        <w:rPr>
          <w:rFonts w:ascii="Arial" w:eastAsia="Arial" w:hAnsi="Arial" w:cs="Arial"/>
          <w:i/>
          <w:iCs/>
          <w:color w:val="0D0D0D" w:themeColor="text1" w:themeTint="F2"/>
          <w:sz w:val="24"/>
          <w:szCs w:val="24"/>
        </w:rPr>
        <w:t>Figure 6:</w:t>
      </w:r>
      <w:r w:rsidR="001E70B7" w:rsidRPr="009A46D7">
        <w:rPr>
          <w:rFonts w:ascii="Arial" w:eastAsia="Arial" w:hAnsi="Arial" w:cs="Arial"/>
          <w:i/>
          <w:iCs/>
          <w:color w:val="0D0D0D" w:themeColor="text1" w:themeTint="F2"/>
          <w:sz w:val="24"/>
          <w:szCs w:val="24"/>
        </w:rPr>
        <w:t xml:space="preserve"> Segment 2 Profile </w:t>
      </w:r>
    </w:p>
    <w:p w14:paraId="5EF6D7E7" w14:textId="77777777" w:rsidR="001E70B7" w:rsidRPr="009A46D7" w:rsidRDefault="001E70B7" w:rsidP="009A46D7">
      <w:pPr>
        <w:shd w:val="clear" w:color="auto" w:fill="FFFFFF" w:themeFill="background1"/>
        <w:spacing w:after="0" w:line="240" w:lineRule="auto"/>
        <w:rPr>
          <w:rFonts w:ascii="Arial" w:eastAsia="Arial" w:hAnsi="Arial" w:cs="Arial"/>
          <w:i/>
          <w:iCs/>
          <w:color w:val="0D0D0D" w:themeColor="text1" w:themeTint="F2"/>
          <w:sz w:val="24"/>
          <w:szCs w:val="24"/>
        </w:rPr>
      </w:pPr>
    </w:p>
    <w:p w14:paraId="46CD8010" w14:textId="427061AD" w:rsidR="7932AF2E" w:rsidRPr="009A46D7" w:rsidRDefault="7932AF2E" w:rsidP="009A46D7">
      <w:pPr>
        <w:shd w:val="clear" w:color="auto" w:fill="FFFFFF" w:themeFill="background1"/>
        <w:spacing w:after="0" w:line="240" w:lineRule="auto"/>
        <w:jc w:val="center"/>
        <w:rPr>
          <w:rFonts w:ascii="Arial" w:hAnsi="Arial" w:cs="Arial"/>
        </w:rPr>
      </w:pPr>
      <w:r w:rsidRPr="009A46D7">
        <w:rPr>
          <w:rFonts w:ascii="Arial" w:hAnsi="Arial" w:cs="Arial"/>
          <w:noProof/>
        </w:rPr>
        <w:drawing>
          <wp:inline distT="0" distB="0" distL="0" distR="0" wp14:anchorId="0873BA9A" wp14:editId="722C8D24">
            <wp:extent cx="4152900" cy="2941638"/>
            <wp:effectExtent l="0" t="0" r="0" b="0"/>
            <wp:docPr id="1725861277" name="Picture 172586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52900" cy="2941638"/>
                    </a:xfrm>
                    <a:prstGeom prst="rect">
                      <a:avLst/>
                    </a:prstGeom>
                  </pic:spPr>
                </pic:pic>
              </a:graphicData>
            </a:graphic>
          </wp:inline>
        </w:drawing>
      </w:r>
    </w:p>
    <w:p w14:paraId="26E7A8D9" w14:textId="28754D43" w:rsidR="45767DA2" w:rsidRPr="009A46D7" w:rsidRDefault="45767DA2" w:rsidP="009A46D7">
      <w:pPr>
        <w:shd w:val="clear" w:color="auto" w:fill="FFFFFF" w:themeFill="background1"/>
        <w:spacing w:after="0" w:line="240" w:lineRule="auto"/>
        <w:rPr>
          <w:rFonts w:ascii="Arial" w:hAnsi="Arial" w:cs="Arial"/>
        </w:rPr>
      </w:pPr>
    </w:p>
    <w:p w14:paraId="39EB4969" w14:textId="5745F82C" w:rsidR="0E674C55" w:rsidRDefault="0E674C55" w:rsidP="009A46D7">
      <w:pPr>
        <w:shd w:val="clear" w:color="auto" w:fill="FFFFFF" w:themeFill="background1"/>
        <w:spacing w:after="0" w:line="240" w:lineRule="auto"/>
        <w:rPr>
          <w:rFonts w:ascii="Arial" w:eastAsia="Arial" w:hAnsi="Arial" w:cs="Arial"/>
          <w:b/>
          <w:bCs/>
          <w:color w:val="0D0D0D" w:themeColor="text1" w:themeTint="F2"/>
          <w:sz w:val="24"/>
          <w:szCs w:val="24"/>
        </w:rPr>
      </w:pPr>
    </w:p>
    <w:p w14:paraId="4B1C8D8B" w14:textId="678299AB" w:rsidR="0E674C55" w:rsidRDefault="0E674C55" w:rsidP="009A46D7">
      <w:pPr>
        <w:shd w:val="clear" w:color="auto" w:fill="FFFFFF" w:themeFill="background1"/>
        <w:spacing w:after="0" w:line="240" w:lineRule="auto"/>
        <w:rPr>
          <w:rFonts w:ascii="Arial" w:eastAsia="Arial" w:hAnsi="Arial" w:cs="Arial"/>
          <w:b/>
          <w:bCs/>
          <w:color w:val="0D0D0D" w:themeColor="text1" w:themeTint="F2"/>
          <w:sz w:val="24"/>
          <w:szCs w:val="24"/>
        </w:rPr>
      </w:pPr>
      <w:r w:rsidRPr="07A84CC3">
        <w:rPr>
          <w:rFonts w:ascii="Arial" w:eastAsia="Arial" w:hAnsi="Arial" w:cs="Arial"/>
          <w:b/>
          <w:bCs/>
          <w:color w:val="0D0D0D" w:themeColor="text1" w:themeTint="F2"/>
          <w:sz w:val="24"/>
          <w:szCs w:val="24"/>
        </w:rPr>
        <w:t xml:space="preserve">Segment 3: Classic Steak </w:t>
      </w:r>
      <w:r w:rsidR="00387116">
        <w:rPr>
          <w:rFonts w:ascii="Arial" w:eastAsia="Arial" w:hAnsi="Arial" w:cs="Arial"/>
          <w:b/>
          <w:bCs/>
          <w:color w:val="0D0D0D" w:themeColor="text1" w:themeTint="F2"/>
          <w:sz w:val="24"/>
          <w:szCs w:val="24"/>
        </w:rPr>
        <w:t xml:space="preserve">experience </w:t>
      </w:r>
      <w:r w:rsidRPr="07A84CC3">
        <w:rPr>
          <w:rFonts w:ascii="Arial" w:eastAsia="Arial" w:hAnsi="Arial" w:cs="Arial"/>
          <w:b/>
          <w:bCs/>
          <w:color w:val="0D0D0D" w:themeColor="text1" w:themeTint="F2"/>
          <w:sz w:val="24"/>
          <w:szCs w:val="24"/>
        </w:rPr>
        <w:t>lovers</w:t>
      </w:r>
    </w:p>
    <w:p w14:paraId="096BD6FA" w14:textId="0D99A017" w:rsidR="0B2EB41A" w:rsidRDefault="0B2EB41A" w:rsidP="009A46D7">
      <w:pPr>
        <w:shd w:val="clear" w:color="auto" w:fill="FFFFFF" w:themeFill="background1"/>
        <w:spacing w:after="0" w:line="240" w:lineRule="auto"/>
        <w:rPr>
          <w:rFonts w:ascii="Arial" w:eastAsia="Arial" w:hAnsi="Arial" w:cs="Arial"/>
          <w:b/>
          <w:bCs/>
          <w:color w:val="0D0D0D" w:themeColor="text1" w:themeTint="F2"/>
          <w:sz w:val="24"/>
          <w:szCs w:val="24"/>
        </w:rPr>
      </w:pPr>
    </w:p>
    <w:p w14:paraId="3AD1D736" w14:textId="0D0F98BB" w:rsidR="00284064" w:rsidRPr="009A46D7" w:rsidRDefault="00284064" w:rsidP="009A46D7">
      <w:pPr>
        <w:shd w:val="clear" w:color="auto" w:fill="FFFFFF" w:themeFill="background1"/>
        <w:spacing w:after="0" w:line="240" w:lineRule="auto"/>
        <w:rPr>
          <w:rFonts w:ascii="Arial" w:eastAsia="Arial" w:hAnsi="Arial" w:cs="Arial"/>
          <w:color w:val="0D0D0D" w:themeColor="text1" w:themeTint="F2"/>
          <w:sz w:val="24"/>
          <w:szCs w:val="24"/>
        </w:rPr>
      </w:pPr>
      <w:r w:rsidRPr="21A98A59">
        <w:rPr>
          <w:rFonts w:ascii="Arial" w:eastAsia="Arial" w:hAnsi="Arial" w:cs="Arial"/>
          <w:color w:val="0D0D0D" w:themeColor="text1" w:themeTint="F2"/>
          <w:sz w:val="24"/>
          <w:szCs w:val="24"/>
        </w:rPr>
        <w:t xml:space="preserve">Segment 3 represents customers who love the classic steakhouse experience. They make up 30% of the total customer base and are looking for a reliable, familiar experience when they dine out. This segment consists of 59% female and 31% male, stating that larger groups of female customers have preferences </w:t>
      </w:r>
      <w:r w:rsidR="1B11EF06" w:rsidRPr="21A98A59">
        <w:rPr>
          <w:rFonts w:ascii="Arial" w:eastAsia="Arial" w:hAnsi="Arial" w:cs="Arial"/>
          <w:color w:val="0D0D0D" w:themeColor="text1" w:themeTint="F2"/>
          <w:sz w:val="24"/>
          <w:szCs w:val="24"/>
        </w:rPr>
        <w:t>like</w:t>
      </w:r>
      <w:r w:rsidRPr="21A98A59">
        <w:rPr>
          <w:rFonts w:ascii="Arial" w:eastAsia="Arial" w:hAnsi="Arial" w:cs="Arial"/>
          <w:color w:val="0D0D0D" w:themeColor="text1" w:themeTint="F2"/>
          <w:sz w:val="24"/>
          <w:szCs w:val="24"/>
        </w:rPr>
        <w:t xml:space="preserve"> those of male customers. These diners deeply value the traditional steakhouse experience, prioritizing quality and consistency in their meals. They care most about the quality of service, followed by a well-rounded menu and a comfortable atmosphere. While steak variety and wine selection are appreciated, these elements play a secondary role compared to the core attributes of a dependable and enjoyable dining experience. </w:t>
      </w:r>
    </w:p>
    <w:p w14:paraId="1F39FFB9" w14:textId="77777777" w:rsidR="00284064" w:rsidRPr="009A46D7" w:rsidRDefault="00284064" w:rsidP="009A46D7">
      <w:pPr>
        <w:shd w:val="clear" w:color="auto" w:fill="FFFFFF" w:themeFill="background1"/>
        <w:spacing w:after="0" w:line="240" w:lineRule="auto"/>
        <w:rPr>
          <w:rFonts w:ascii="Arial" w:eastAsia="Arial" w:hAnsi="Arial" w:cs="Arial"/>
          <w:color w:val="0D0D0D" w:themeColor="text1" w:themeTint="F2"/>
          <w:sz w:val="24"/>
          <w:szCs w:val="24"/>
        </w:rPr>
      </w:pPr>
    </w:p>
    <w:p w14:paraId="0F140C2A" w14:textId="77777777" w:rsidR="00284064" w:rsidRPr="009A46D7" w:rsidRDefault="00284064" w:rsidP="009A46D7">
      <w:pPr>
        <w:shd w:val="clear" w:color="auto" w:fill="FFFFFF" w:themeFill="background1"/>
        <w:spacing w:after="0" w:line="240" w:lineRule="auto"/>
        <w:rPr>
          <w:rFonts w:ascii="Arial" w:eastAsia="Arial" w:hAnsi="Arial" w:cs="Arial"/>
          <w:color w:val="0D0D0D" w:themeColor="text1" w:themeTint="F2"/>
          <w:sz w:val="24"/>
          <w:szCs w:val="24"/>
        </w:rPr>
      </w:pPr>
      <w:r w:rsidRPr="009A46D7">
        <w:rPr>
          <w:rFonts w:ascii="Arial" w:eastAsia="Arial" w:hAnsi="Arial" w:cs="Arial"/>
          <w:color w:val="0D0D0D" w:themeColor="text1" w:themeTint="F2"/>
          <w:sz w:val="24"/>
          <w:szCs w:val="24"/>
        </w:rPr>
        <w:lastRenderedPageBreak/>
        <w:t xml:space="preserve">For this group, quality of service is paramount, with a high score of 4.55, making it the most essential attribute. Overall, menu variety is also a significant factor, with a score of 3.82, reflecting their desire for a menu that provides enough diversity. For the price, the score of 3.86 indicates that they are the least concerned about the cost compared to the other attributes. They are willing to pay for a high-quality experience and do not prioritize cost savings when dining out. </w:t>
      </w:r>
    </w:p>
    <w:p w14:paraId="0F236454" w14:textId="77777777" w:rsidR="00284064" w:rsidRPr="009A46D7" w:rsidRDefault="00284064" w:rsidP="009A46D7">
      <w:pPr>
        <w:shd w:val="clear" w:color="auto" w:fill="FFFFFF" w:themeFill="background1"/>
        <w:spacing w:after="0" w:line="240" w:lineRule="auto"/>
        <w:rPr>
          <w:rFonts w:ascii="Arial" w:eastAsia="Arial" w:hAnsi="Arial" w:cs="Arial"/>
          <w:color w:val="0D0D0D" w:themeColor="text1" w:themeTint="F2"/>
          <w:sz w:val="24"/>
          <w:szCs w:val="24"/>
        </w:rPr>
      </w:pPr>
    </w:p>
    <w:p w14:paraId="07FA8CA9" w14:textId="2D29902B" w:rsidR="0237C132" w:rsidRPr="009A46D7" w:rsidRDefault="00284064" w:rsidP="009A46D7">
      <w:pPr>
        <w:shd w:val="clear" w:color="auto" w:fill="FFFFFF" w:themeFill="background1"/>
        <w:spacing w:after="0" w:line="240" w:lineRule="auto"/>
        <w:rPr>
          <w:rFonts w:ascii="Arial" w:eastAsia="Arial" w:hAnsi="Arial" w:cs="Arial"/>
          <w:color w:val="0D0D0D" w:themeColor="text1" w:themeTint="F2"/>
          <w:sz w:val="24"/>
          <w:szCs w:val="24"/>
        </w:rPr>
      </w:pPr>
      <w:r w:rsidRPr="009A46D7">
        <w:rPr>
          <w:rFonts w:ascii="Arial" w:eastAsia="Arial" w:hAnsi="Arial" w:cs="Arial"/>
          <w:color w:val="0D0D0D" w:themeColor="text1" w:themeTint="F2"/>
          <w:sz w:val="24"/>
          <w:szCs w:val="24"/>
        </w:rPr>
        <w:t xml:space="preserve">Additionally, this group is primarily middle-to-upper-middle-income individuals who are typically well-educated. They are usually in their 40s or 50s, and their income is moderate, with many earning between $50,000 and $100,000 a year. They value service and expect a reliable experience but are less concerned about extra perks like high-end wine selections. To cater to them, the restaurant should focus on delivering consistent quality, maintaining a comfortable ambiance, and ensuring that menu options remain familiar and dependable. Pricing strategies should balance affordability and value, ensuring this group feels they are getting the most for their money.  </w:t>
      </w:r>
    </w:p>
    <w:p w14:paraId="3EC79172" w14:textId="77777777" w:rsidR="0064352E" w:rsidRPr="009A46D7" w:rsidRDefault="0064352E" w:rsidP="009A46D7">
      <w:pPr>
        <w:shd w:val="clear" w:color="auto" w:fill="FFFFFF" w:themeFill="background1"/>
        <w:spacing w:after="0" w:line="240" w:lineRule="auto"/>
        <w:rPr>
          <w:rFonts w:ascii="Arial" w:eastAsia="Arial" w:hAnsi="Arial" w:cs="Arial"/>
          <w:sz w:val="24"/>
          <w:szCs w:val="24"/>
        </w:rPr>
      </w:pPr>
    </w:p>
    <w:p w14:paraId="2712B101" w14:textId="4678EA07" w:rsidR="0237C132" w:rsidRPr="009A46D7" w:rsidRDefault="3E9C0AD4" w:rsidP="009A46D7">
      <w:pPr>
        <w:shd w:val="clear" w:color="auto" w:fill="FFFFFF" w:themeFill="background1"/>
        <w:spacing w:after="0" w:line="240" w:lineRule="auto"/>
        <w:rPr>
          <w:rFonts w:ascii="Arial" w:eastAsia="Arial" w:hAnsi="Arial" w:cs="Arial"/>
          <w:i/>
          <w:sz w:val="24"/>
          <w:szCs w:val="24"/>
        </w:rPr>
      </w:pPr>
      <w:r w:rsidRPr="009A46D7">
        <w:rPr>
          <w:rFonts w:ascii="Arial" w:eastAsia="Arial" w:hAnsi="Arial" w:cs="Arial"/>
          <w:i/>
          <w:iCs/>
          <w:sz w:val="24"/>
          <w:szCs w:val="24"/>
        </w:rPr>
        <w:t xml:space="preserve">Figure </w:t>
      </w:r>
      <w:r w:rsidR="2929EE8E" w:rsidRPr="009A46D7">
        <w:rPr>
          <w:rFonts w:ascii="Arial" w:eastAsia="Arial" w:hAnsi="Arial" w:cs="Arial"/>
          <w:i/>
          <w:iCs/>
          <w:sz w:val="24"/>
          <w:szCs w:val="24"/>
        </w:rPr>
        <w:t>7</w:t>
      </w:r>
      <w:r w:rsidRPr="009A46D7">
        <w:rPr>
          <w:rFonts w:ascii="Arial" w:eastAsia="Arial" w:hAnsi="Arial" w:cs="Arial"/>
          <w:i/>
          <w:iCs/>
          <w:sz w:val="24"/>
          <w:szCs w:val="24"/>
        </w:rPr>
        <w:t xml:space="preserve">: </w:t>
      </w:r>
      <w:r w:rsidR="0064352E" w:rsidRPr="009A46D7">
        <w:rPr>
          <w:rFonts w:ascii="Arial" w:eastAsia="Arial" w:hAnsi="Arial" w:cs="Arial"/>
          <w:i/>
          <w:iCs/>
          <w:sz w:val="24"/>
          <w:szCs w:val="24"/>
        </w:rPr>
        <w:t xml:space="preserve">Segment 3 Profile </w:t>
      </w:r>
    </w:p>
    <w:p w14:paraId="2FDB1F51" w14:textId="77777777" w:rsidR="0064352E" w:rsidRPr="009A46D7" w:rsidRDefault="0064352E" w:rsidP="009A46D7">
      <w:pPr>
        <w:shd w:val="clear" w:color="auto" w:fill="FFFFFF" w:themeFill="background1"/>
        <w:spacing w:after="0" w:line="240" w:lineRule="auto"/>
        <w:rPr>
          <w:rFonts w:ascii="Arial" w:eastAsia="Arial" w:hAnsi="Arial" w:cs="Arial"/>
          <w:i/>
          <w:iCs/>
          <w:sz w:val="24"/>
          <w:szCs w:val="24"/>
        </w:rPr>
      </w:pPr>
    </w:p>
    <w:p w14:paraId="52F79B91" w14:textId="551566AA" w:rsidR="0237C132" w:rsidRPr="009A46D7" w:rsidRDefault="18AC7065" w:rsidP="009A46D7">
      <w:pPr>
        <w:shd w:val="clear" w:color="auto" w:fill="FFFFFF" w:themeFill="background1"/>
        <w:spacing w:after="0" w:line="240" w:lineRule="auto"/>
        <w:jc w:val="center"/>
        <w:rPr>
          <w:rFonts w:ascii="Arial" w:hAnsi="Arial" w:cs="Arial"/>
        </w:rPr>
      </w:pPr>
      <w:r w:rsidRPr="009A46D7">
        <w:rPr>
          <w:rFonts w:ascii="Arial" w:hAnsi="Arial" w:cs="Arial"/>
          <w:noProof/>
        </w:rPr>
        <w:drawing>
          <wp:inline distT="0" distB="0" distL="0" distR="0" wp14:anchorId="196C72DD" wp14:editId="739781CD">
            <wp:extent cx="3943350" cy="2692095"/>
            <wp:effectExtent l="0" t="0" r="0" b="0"/>
            <wp:docPr id="1605633117" name="Picture 160563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633117"/>
                    <pic:cNvPicPr/>
                  </pic:nvPicPr>
                  <pic:blipFill>
                    <a:blip r:embed="rId21">
                      <a:extLst>
                        <a:ext uri="{28A0092B-C50C-407E-A947-70E740481C1C}">
                          <a14:useLocalDpi xmlns:a14="http://schemas.microsoft.com/office/drawing/2010/main" val="0"/>
                        </a:ext>
                      </a:extLst>
                    </a:blip>
                    <a:stretch>
                      <a:fillRect/>
                    </a:stretch>
                  </pic:blipFill>
                  <pic:spPr>
                    <a:xfrm>
                      <a:off x="0" y="0"/>
                      <a:ext cx="3943350" cy="2692095"/>
                    </a:xfrm>
                    <a:prstGeom prst="rect">
                      <a:avLst/>
                    </a:prstGeom>
                  </pic:spPr>
                </pic:pic>
              </a:graphicData>
            </a:graphic>
          </wp:inline>
        </w:drawing>
      </w:r>
    </w:p>
    <w:p w14:paraId="67D37DE2" w14:textId="068FEE06" w:rsidR="15E8BC85" w:rsidRPr="009A46D7" w:rsidRDefault="15E8BC85" w:rsidP="009A46D7">
      <w:pPr>
        <w:shd w:val="clear" w:color="auto" w:fill="FFFFFF" w:themeFill="background1"/>
        <w:spacing w:after="0" w:line="240" w:lineRule="auto"/>
        <w:jc w:val="center"/>
        <w:rPr>
          <w:rFonts w:ascii="Arial" w:hAnsi="Arial" w:cs="Arial"/>
        </w:rPr>
      </w:pPr>
    </w:p>
    <w:p w14:paraId="65C0D121" w14:textId="240823C3" w:rsidR="15E8BC85" w:rsidRPr="009A46D7" w:rsidRDefault="15E8BC85" w:rsidP="009A46D7">
      <w:pPr>
        <w:shd w:val="clear" w:color="auto" w:fill="FFFFFF" w:themeFill="background1"/>
        <w:spacing w:after="0" w:line="240" w:lineRule="auto"/>
        <w:jc w:val="center"/>
        <w:rPr>
          <w:rFonts w:ascii="Arial" w:hAnsi="Arial" w:cs="Arial"/>
        </w:rPr>
      </w:pPr>
    </w:p>
    <w:p w14:paraId="01DB54C6" w14:textId="7CB7E3ED" w:rsidR="0237C132" w:rsidRPr="009A46D7" w:rsidRDefault="00866C1A" w:rsidP="009A46D7">
      <w:pPr>
        <w:shd w:val="clear" w:color="auto" w:fill="FFFFFF" w:themeFill="background1"/>
        <w:spacing w:after="0" w:line="240" w:lineRule="auto"/>
        <w:rPr>
          <w:rFonts w:ascii="Arial" w:eastAsia="Arial" w:hAnsi="Arial" w:cs="Arial"/>
          <w:color w:val="0D0D0D" w:themeColor="text1" w:themeTint="F2"/>
          <w:sz w:val="24"/>
          <w:szCs w:val="24"/>
        </w:rPr>
      </w:pPr>
      <w:r w:rsidRPr="009A46D7">
        <w:rPr>
          <w:rFonts w:ascii="Arial" w:eastAsia="Arial" w:hAnsi="Arial" w:cs="Arial"/>
          <w:color w:val="0D0D0D" w:themeColor="text1" w:themeTint="F2"/>
          <w:sz w:val="24"/>
          <w:szCs w:val="24"/>
        </w:rPr>
        <w:t>The segmentation analysis reveals three distinct customer groups with unique preferences and behaviors. Segment 1 prioritizes quality service, ambiance, and menu variety, making them moderately price-conscious but willing to pay for a refined dining experience. Segment 2 is the least about price and shows minimal interest in most dining attributes, with a slight preference for wine or cocktails, showcasing their interest in fine alcoholic beverages. Segment 3 values consistency, quality service, and a comfortable atmosphere, placing moderate importance on price and steak variety while appreciating a reliable and traditional steakhouse experience.</w:t>
      </w:r>
    </w:p>
    <w:p w14:paraId="79FC958D" w14:textId="77777777" w:rsidR="00866C1A" w:rsidRPr="009A46D7" w:rsidRDefault="00866C1A" w:rsidP="009A46D7">
      <w:pPr>
        <w:shd w:val="clear" w:color="auto" w:fill="FFFFFF" w:themeFill="background1"/>
        <w:spacing w:after="0" w:line="240" w:lineRule="auto"/>
        <w:rPr>
          <w:rFonts w:ascii="Arial" w:hAnsi="Arial" w:cs="Arial"/>
        </w:rPr>
      </w:pPr>
    </w:p>
    <w:p w14:paraId="72B25192" w14:textId="158051DF" w:rsidR="0237C132" w:rsidRPr="009A46D7" w:rsidRDefault="0237C132" w:rsidP="009A46D7">
      <w:pPr>
        <w:shd w:val="clear" w:color="auto" w:fill="FFFFFF" w:themeFill="background1"/>
        <w:spacing w:after="0" w:line="240" w:lineRule="auto"/>
        <w:rPr>
          <w:rFonts w:ascii="Arial" w:eastAsia="Aptos" w:hAnsi="Arial" w:cs="Arial"/>
          <w:b/>
          <w:color w:val="000000" w:themeColor="text1"/>
          <w:sz w:val="24"/>
          <w:szCs w:val="24"/>
        </w:rPr>
      </w:pPr>
      <w:r w:rsidRPr="009A46D7">
        <w:rPr>
          <w:rFonts w:ascii="Arial" w:eastAsia="Aptos" w:hAnsi="Arial" w:cs="Arial"/>
          <w:b/>
          <w:color w:val="000000" w:themeColor="text1"/>
          <w:sz w:val="24"/>
          <w:szCs w:val="24"/>
        </w:rPr>
        <w:t xml:space="preserve">Sentiment Analysis </w:t>
      </w:r>
    </w:p>
    <w:p w14:paraId="5D9EF6B8" w14:textId="5327F8F1"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6245FC31" w14:textId="31429070" w:rsidR="009D6149" w:rsidRDefault="0237C132" w:rsidP="009A46D7">
      <w:pPr>
        <w:spacing w:after="0" w:line="240" w:lineRule="auto"/>
        <w:rPr>
          <w:rFonts w:ascii="Arial" w:eastAsia="Arial" w:hAnsi="Arial" w:cs="Arial"/>
          <w:color w:val="000000" w:themeColor="text1"/>
          <w:sz w:val="24"/>
          <w:szCs w:val="24"/>
        </w:rPr>
      </w:pPr>
      <w:r w:rsidRPr="7E5B2AFB">
        <w:rPr>
          <w:rFonts w:ascii="Arial" w:eastAsia="Arial" w:hAnsi="Arial" w:cs="Arial"/>
          <w:color w:val="000000" w:themeColor="text1"/>
          <w:sz w:val="24"/>
          <w:szCs w:val="24"/>
        </w:rPr>
        <w:lastRenderedPageBreak/>
        <w:t xml:space="preserve">For sentiment analysis, it will answer the question, “How do our guests currently feel about Fleming’s? Our competitors?” Through this question, </w:t>
      </w:r>
      <w:r w:rsidR="00B95E8F">
        <w:rPr>
          <w:rFonts w:ascii="Arial" w:eastAsia="Arial" w:hAnsi="Arial" w:cs="Arial"/>
          <w:color w:val="000000" w:themeColor="text1"/>
          <w:sz w:val="24"/>
          <w:szCs w:val="24"/>
        </w:rPr>
        <w:t>Fleming’s will learn</w:t>
      </w:r>
      <w:r w:rsidRPr="7E5B2AFB">
        <w:rPr>
          <w:rFonts w:ascii="Arial" w:eastAsia="Arial" w:hAnsi="Arial" w:cs="Arial"/>
          <w:color w:val="000000" w:themeColor="text1"/>
          <w:sz w:val="24"/>
          <w:szCs w:val="24"/>
        </w:rPr>
        <w:t xml:space="preserve"> how customers feel about </w:t>
      </w:r>
      <w:r w:rsidR="00B95E8F">
        <w:rPr>
          <w:rFonts w:ascii="Arial" w:eastAsia="Arial" w:hAnsi="Arial" w:cs="Arial"/>
          <w:color w:val="000000" w:themeColor="text1"/>
          <w:sz w:val="24"/>
          <w:szCs w:val="24"/>
        </w:rPr>
        <w:t>the brand</w:t>
      </w:r>
      <w:r w:rsidRPr="7E5B2AFB">
        <w:rPr>
          <w:rFonts w:ascii="Arial" w:eastAsia="Arial" w:hAnsi="Arial" w:cs="Arial"/>
          <w:color w:val="000000" w:themeColor="text1"/>
          <w:sz w:val="24"/>
          <w:szCs w:val="24"/>
        </w:rPr>
        <w:t xml:space="preserve">, which will </w:t>
      </w:r>
      <w:r w:rsidR="00B95E8F">
        <w:rPr>
          <w:rFonts w:ascii="Arial" w:eastAsia="Arial" w:hAnsi="Arial" w:cs="Arial"/>
          <w:color w:val="000000" w:themeColor="text1"/>
          <w:sz w:val="24"/>
          <w:szCs w:val="24"/>
        </w:rPr>
        <w:t xml:space="preserve">provide </w:t>
      </w:r>
      <w:r w:rsidRPr="7E5B2AFB">
        <w:rPr>
          <w:rFonts w:ascii="Arial" w:eastAsia="Arial" w:hAnsi="Arial" w:cs="Arial"/>
          <w:color w:val="000000" w:themeColor="text1"/>
          <w:sz w:val="24"/>
          <w:szCs w:val="24"/>
        </w:rPr>
        <w:t>an understanding of how they perceive customers. As discussed in the research plan</w:t>
      </w:r>
      <w:r w:rsidR="00BD34DA">
        <w:rPr>
          <w:rFonts w:ascii="Arial" w:eastAsia="Arial" w:hAnsi="Arial" w:cs="Arial"/>
          <w:color w:val="000000" w:themeColor="text1"/>
          <w:sz w:val="24"/>
          <w:szCs w:val="24"/>
        </w:rPr>
        <w:t>, sampling</w:t>
      </w:r>
      <w:r w:rsidRPr="7E5B2AFB">
        <w:rPr>
          <w:rFonts w:ascii="Arial" w:eastAsia="Arial" w:hAnsi="Arial" w:cs="Arial"/>
          <w:color w:val="000000" w:themeColor="text1"/>
          <w:sz w:val="24"/>
          <w:szCs w:val="24"/>
        </w:rPr>
        <w:t xml:space="preserve"> and methodology section above, with sentiment analysis, </w:t>
      </w:r>
      <w:r w:rsidR="00B95E8F">
        <w:rPr>
          <w:rFonts w:ascii="Arial" w:eastAsia="Arial" w:hAnsi="Arial" w:cs="Arial"/>
          <w:color w:val="000000" w:themeColor="text1"/>
          <w:sz w:val="24"/>
          <w:szCs w:val="24"/>
        </w:rPr>
        <w:t xml:space="preserve">customer </w:t>
      </w:r>
      <w:r w:rsidRPr="7E5B2AFB">
        <w:rPr>
          <w:rFonts w:ascii="Arial" w:eastAsia="Arial" w:hAnsi="Arial" w:cs="Arial"/>
          <w:color w:val="000000" w:themeColor="text1"/>
          <w:sz w:val="24"/>
          <w:szCs w:val="24"/>
        </w:rPr>
        <w:t>review</w:t>
      </w:r>
      <w:r w:rsidR="00B95E8F">
        <w:rPr>
          <w:rFonts w:ascii="Arial" w:eastAsia="Arial" w:hAnsi="Arial" w:cs="Arial"/>
          <w:color w:val="000000" w:themeColor="text1"/>
          <w:sz w:val="24"/>
          <w:szCs w:val="24"/>
        </w:rPr>
        <w:t xml:space="preserve"> sites</w:t>
      </w:r>
      <w:r w:rsidRPr="7E5B2AFB">
        <w:rPr>
          <w:rFonts w:ascii="Arial" w:eastAsia="Arial" w:hAnsi="Arial" w:cs="Arial"/>
          <w:color w:val="000000" w:themeColor="text1"/>
          <w:sz w:val="24"/>
          <w:szCs w:val="24"/>
        </w:rPr>
        <w:t xml:space="preserve"> </w:t>
      </w:r>
      <w:r w:rsidR="00B95E8F">
        <w:rPr>
          <w:rFonts w:ascii="Arial" w:eastAsia="Arial" w:hAnsi="Arial" w:cs="Arial"/>
          <w:color w:val="000000" w:themeColor="text1"/>
          <w:sz w:val="24"/>
          <w:szCs w:val="24"/>
        </w:rPr>
        <w:t>will be used, specifically</w:t>
      </w:r>
      <w:r w:rsidR="00BD34DA">
        <w:rPr>
          <w:rFonts w:ascii="Arial" w:eastAsia="Arial" w:hAnsi="Arial" w:cs="Arial"/>
          <w:color w:val="000000" w:themeColor="text1"/>
          <w:sz w:val="24"/>
          <w:szCs w:val="24"/>
        </w:rPr>
        <w:t xml:space="preserve"> Open Table and </w:t>
      </w:r>
      <w:r w:rsidR="00F61D7A">
        <w:rPr>
          <w:rFonts w:ascii="Arial" w:eastAsia="Arial" w:hAnsi="Arial" w:cs="Arial"/>
          <w:color w:val="000000" w:themeColor="text1"/>
          <w:sz w:val="24"/>
          <w:szCs w:val="24"/>
        </w:rPr>
        <w:t>Yelp.</w:t>
      </w:r>
      <w:r w:rsidRPr="7E5B2AFB">
        <w:rPr>
          <w:rFonts w:ascii="Arial" w:eastAsia="Arial" w:hAnsi="Arial" w:cs="Arial"/>
          <w:color w:val="000000" w:themeColor="text1"/>
          <w:sz w:val="24"/>
          <w:szCs w:val="24"/>
        </w:rPr>
        <w:t xml:space="preserve"> </w:t>
      </w:r>
    </w:p>
    <w:p w14:paraId="4B9FED24" w14:textId="77777777" w:rsidR="009D6149" w:rsidRDefault="009D6149" w:rsidP="009A46D7">
      <w:pPr>
        <w:spacing w:after="0" w:line="240" w:lineRule="auto"/>
        <w:rPr>
          <w:rFonts w:ascii="Arial" w:eastAsia="Arial" w:hAnsi="Arial" w:cs="Arial"/>
          <w:color w:val="000000" w:themeColor="text1"/>
          <w:sz w:val="24"/>
          <w:szCs w:val="24"/>
        </w:rPr>
      </w:pPr>
    </w:p>
    <w:p w14:paraId="0F733D6B" w14:textId="190FDFB4" w:rsidR="0237C132" w:rsidRDefault="0237C132" w:rsidP="009A46D7">
      <w:pPr>
        <w:spacing w:after="0" w:line="240" w:lineRule="auto"/>
        <w:rPr>
          <w:rFonts w:ascii="Arial" w:eastAsia="Arial" w:hAnsi="Arial" w:cs="Arial"/>
          <w:color w:val="000000" w:themeColor="text1"/>
          <w:sz w:val="24"/>
          <w:szCs w:val="24"/>
        </w:rPr>
      </w:pPr>
      <w:r w:rsidRPr="7E5B2AFB">
        <w:rPr>
          <w:rFonts w:ascii="Arial" w:eastAsia="Arial" w:hAnsi="Arial" w:cs="Arial"/>
          <w:color w:val="000000" w:themeColor="text1"/>
          <w:sz w:val="24"/>
          <w:szCs w:val="24"/>
        </w:rPr>
        <w:t>Since Fleming</w:t>
      </w:r>
      <w:r w:rsidR="00077FBB">
        <w:rPr>
          <w:rFonts w:ascii="Arial" w:eastAsia="Arial" w:hAnsi="Arial" w:cs="Arial"/>
          <w:color w:val="000000" w:themeColor="text1"/>
          <w:sz w:val="24"/>
          <w:szCs w:val="24"/>
        </w:rPr>
        <w:t>’</w:t>
      </w:r>
      <w:r w:rsidRPr="7E5B2AFB">
        <w:rPr>
          <w:rFonts w:ascii="Arial" w:eastAsia="Arial" w:hAnsi="Arial" w:cs="Arial"/>
          <w:color w:val="000000" w:themeColor="text1"/>
          <w:sz w:val="24"/>
          <w:szCs w:val="24"/>
        </w:rPr>
        <w:t>s Steakhouse primarily use</w:t>
      </w:r>
      <w:r w:rsidR="00B95E8F">
        <w:rPr>
          <w:rFonts w:ascii="Arial" w:eastAsia="Arial" w:hAnsi="Arial" w:cs="Arial"/>
          <w:color w:val="000000" w:themeColor="text1"/>
          <w:sz w:val="24"/>
          <w:szCs w:val="24"/>
        </w:rPr>
        <w:t>s</w:t>
      </w:r>
      <w:r w:rsidRPr="7E5B2AFB">
        <w:rPr>
          <w:rFonts w:ascii="Arial" w:eastAsia="Arial" w:hAnsi="Arial" w:cs="Arial"/>
          <w:color w:val="000000" w:themeColor="text1"/>
          <w:sz w:val="24"/>
          <w:szCs w:val="24"/>
        </w:rPr>
        <w:t xml:space="preserve"> Open Table to </w:t>
      </w:r>
      <w:r w:rsidR="002C42CF">
        <w:rPr>
          <w:rFonts w:ascii="Arial" w:eastAsia="Arial" w:hAnsi="Arial" w:cs="Arial"/>
          <w:color w:val="000000" w:themeColor="text1"/>
          <w:sz w:val="24"/>
          <w:szCs w:val="24"/>
        </w:rPr>
        <w:t>assess</w:t>
      </w:r>
      <w:r w:rsidRPr="7E5B2AFB">
        <w:rPr>
          <w:rFonts w:ascii="Arial" w:eastAsia="Arial" w:hAnsi="Arial" w:cs="Arial"/>
          <w:color w:val="000000" w:themeColor="text1"/>
          <w:sz w:val="24"/>
          <w:szCs w:val="24"/>
        </w:rPr>
        <w:t xml:space="preserve"> their reviews, </w:t>
      </w:r>
      <w:r w:rsidR="002C42CF">
        <w:rPr>
          <w:rFonts w:ascii="Arial" w:eastAsia="Arial" w:hAnsi="Arial" w:cs="Arial"/>
          <w:color w:val="000000" w:themeColor="text1"/>
          <w:sz w:val="24"/>
          <w:szCs w:val="24"/>
        </w:rPr>
        <w:t>that was the main source</w:t>
      </w:r>
      <w:r w:rsidR="0043295F">
        <w:rPr>
          <w:rFonts w:ascii="Arial" w:eastAsia="Arial" w:hAnsi="Arial" w:cs="Arial"/>
          <w:color w:val="000000" w:themeColor="text1"/>
          <w:sz w:val="24"/>
          <w:szCs w:val="24"/>
        </w:rPr>
        <w:t xml:space="preserve"> utilized</w:t>
      </w:r>
      <w:r w:rsidRPr="7E5B2AFB">
        <w:rPr>
          <w:rFonts w:ascii="Arial" w:eastAsia="Arial" w:hAnsi="Arial" w:cs="Arial"/>
          <w:color w:val="000000" w:themeColor="text1"/>
          <w:sz w:val="24"/>
          <w:szCs w:val="24"/>
        </w:rPr>
        <w:t xml:space="preserve">. Yelp </w:t>
      </w:r>
      <w:r w:rsidR="0043295F">
        <w:rPr>
          <w:rFonts w:ascii="Arial" w:eastAsia="Arial" w:hAnsi="Arial" w:cs="Arial"/>
          <w:color w:val="000000" w:themeColor="text1"/>
          <w:sz w:val="24"/>
          <w:szCs w:val="24"/>
        </w:rPr>
        <w:t>was a secondary</w:t>
      </w:r>
      <w:r w:rsidRPr="7E5B2AFB">
        <w:rPr>
          <w:rFonts w:ascii="Arial" w:eastAsia="Arial" w:hAnsi="Arial" w:cs="Arial"/>
          <w:color w:val="000000" w:themeColor="text1"/>
          <w:sz w:val="24"/>
          <w:szCs w:val="24"/>
        </w:rPr>
        <w:t xml:space="preserve"> </w:t>
      </w:r>
      <w:r w:rsidR="008314B7">
        <w:rPr>
          <w:rFonts w:ascii="Arial" w:eastAsia="Arial" w:hAnsi="Arial" w:cs="Arial"/>
          <w:color w:val="000000" w:themeColor="text1"/>
          <w:sz w:val="24"/>
          <w:szCs w:val="24"/>
        </w:rPr>
        <w:t>source for the</w:t>
      </w:r>
      <w:r w:rsidRPr="7E5B2AFB">
        <w:rPr>
          <w:rFonts w:ascii="Arial" w:eastAsia="Arial" w:hAnsi="Arial" w:cs="Arial"/>
          <w:color w:val="000000" w:themeColor="text1"/>
          <w:sz w:val="24"/>
          <w:szCs w:val="24"/>
        </w:rPr>
        <w:t xml:space="preserve"> analysis. </w:t>
      </w:r>
      <w:r w:rsidR="008314B7">
        <w:rPr>
          <w:rFonts w:ascii="Arial" w:eastAsia="Arial" w:hAnsi="Arial" w:cs="Arial"/>
          <w:color w:val="000000" w:themeColor="text1"/>
          <w:sz w:val="24"/>
          <w:szCs w:val="24"/>
        </w:rPr>
        <w:t>The r</w:t>
      </w:r>
      <w:r w:rsidRPr="7E5B2AFB">
        <w:rPr>
          <w:rFonts w:ascii="Arial" w:eastAsia="Arial" w:hAnsi="Arial" w:cs="Arial"/>
          <w:color w:val="000000" w:themeColor="text1"/>
          <w:sz w:val="24"/>
          <w:szCs w:val="24"/>
        </w:rPr>
        <w:t xml:space="preserve">esults of this sentiment analysis </w:t>
      </w:r>
      <w:r w:rsidR="008314B7">
        <w:rPr>
          <w:rFonts w:ascii="Arial" w:eastAsia="Arial" w:hAnsi="Arial" w:cs="Arial"/>
          <w:color w:val="000000" w:themeColor="text1"/>
          <w:sz w:val="24"/>
          <w:szCs w:val="24"/>
        </w:rPr>
        <w:t xml:space="preserve">are </w:t>
      </w:r>
      <w:r w:rsidRPr="7E5B2AFB">
        <w:rPr>
          <w:rFonts w:ascii="Arial" w:eastAsia="Arial" w:hAnsi="Arial" w:cs="Arial"/>
          <w:color w:val="000000" w:themeColor="text1"/>
          <w:sz w:val="24"/>
          <w:szCs w:val="24"/>
        </w:rPr>
        <w:t>below</w:t>
      </w:r>
      <w:r w:rsidR="008314B7">
        <w:rPr>
          <w:rFonts w:ascii="Arial" w:eastAsia="Arial" w:hAnsi="Arial" w:cs="Arial"/>
          <w:color w:val="000000" w:themeColor="text1"/>
          <w:sz w:val="24"/>
          <w:szCs w:val="24"/>
        </w:rPr>
        <w:t xml:space="preserve"> in Figure 8.</w:t>
      </w:r>
    </w:p>
    <w:p w14:paraId="24C90978" w14:textId="5A4FCC86" w:rsidR="0237C132" w:rsidRPr="009A46D7" w:rsidRDefault="0237C132" w:rsidP="009A46D7">
      <w:pPr>
        <w:spacing w:after="0" w:line="240" w:lineRule="auto"/>
        <w:rPr>
          <w:rFonts w:ascii="Arial" w:hAnsi="Arial" w:cs="Arial"/>
        </w:rPr>
      </w:pPr>
    </w:p>
    <w:p w14:paraId="69DE1155" w14:textId="0A0CF890" w:rsidR="0237C132" w:rsidRPr="009A46D7" w:rsidRDefault="0237C132" w:rsidP="009A46D7">
      <w:pPr>
        <w:spacing w:after="0" w:line="240" w:lineRule="auto"/>
        <w:rPr>
          <w:rFonts w:ascii="Arial" w:eastAsia="Arial" w:hAnsi="Arial" w:cs="Arial"/>
          <w:i/>
          <w:color w:val="000000" w:themeColor="text1"/>
          <w:sz w:val="24"/>
          <w:szCs w:val="24"/>
        </w:rPr>
      </w:pPr>
      <w:r w:rsidRPr="009A46D7">
        <w:rPr>
          <w:rFonts w:ascii="Arial" w:eastAsia="Arial" w:hAnsi="Arial" w:cs="Arial"/>
          <w:i/>
          <w:iCs/>
          <w:color w:val="000000" w:themeColor="text1"/>
          <w:sz w:val="24"/>
          <w:szCs w:val="24"/>
        </w:rPr>
        <w:t xml:space="preserve">Figure </w:t>
      </w:r>
      <w:r w:rsidR="00866C1A" w:rsidRPr="009A46D7">
        <w:rPr>
          <w:rFonts w:ascii="Arial" w:eastAsia="Arial" w:hAnsi="Arial" w:cs="Arial"/>
          <w:i/>
          <w:iCs/>
          <w:color w:val="000000" w:themeColor="text1"/>
          <w:sz w:val="24"/>
          <w:szCs w:val="24"/>
        </w:rPr>
        <w:t xml:space="preserve">8: Word Cloud </w:t>
      </w:r>
      <w:r w:rsidR="00126C6C" w:rsidRPr="009A46D7">
        <w:rPr>
          <w:rFonts w:ascii="Arial" w:eastAsia="Arial" w:hAnsi="Arial" w:cs="Arial"/>
          <w:i/>
          <w:iCs/>
          <w:color w:val="000000" w:themeColor="text1"/>
          <w:sz w:val="24"/>
          <w:szCs w:val="24"/>
        </w:rPr>
        <w:t>of Most Frequent Words (Without Stemming)</w:t>
      </w:r>
    </w:p>
    <w:p w14:paraId="0FA2D533" w14:textId="77777777" w:rsidR="00126C6C" w:rsidRPr="009A46D7" w:rsidRDefault="00126C6C" w:rsidP="009A46D7">
      <w:pPr>
        <w:spacing w:after="0" w:line="240" w:lineRule="auto"/>
        <w:rPr>
          <w:rFonts w:ascii="Arial" w:hAnsi="Arial" w:cs="Arial"/>
        </w:rPr>
      </w:pPr>
    </w:p>
    <w:p w14:paraId="6C8E38F6" w14:textId="413A0FB3" w:rsidR="0237C132" w:rsidRPr="009A46D7" w:rsidRDefault="0237C132" w:rsidP="009A46D7">
      <w:pPr>
        <w:spacing w:after="0" w:line="240" w:lineRule="auto"/>
        <w:jc w:val="center"/>
        <w:rPr>
          <w:rFonts w:ascii="Arial" w:hAnsi="Arial" w:cs="Arial"/>
        </w:rPr>
      </w:pPr>
      <w:r w:rsidRPr="009A46D7">
        <w:rPr>
          <w:rFonts w:ascii="Arial" w:hAnsi="Arial" w:cs="Arial"/>
          <w:noProof/>
        </w:rPr>
        <w:drawing>
          <wp:inline distT="0" distB="0" distL="0" distR="0" wp14:anchorId="79DC3987" wp14:editId="2ACE1333">
            <wp:extent cx="3772094" cy="2514729"/>
            <wp:effectExtent l="0" t="0" r="0" b="0"/>
            <wp:docPr id="1992724590" name="Picture 1992724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72094" cy="2514729"/>
                    </a:xfrm>
                    <a:prstGeom prst="rect">
                      <a:avLst/>
                    </a:prstGeom>
                  </pic:spPr>
                </pic:pic>
              </a:graphicData>
            </a:graphic>
          </wp:inline>
        </w:drawing>
      </w:r>
    </w:p>
    <w:p w14:paraId="19D68003" w14:textId="13ADE152" w:rsidR="7E5B2AFB" w:rsidRPr="009A46D7" w:rsidRDefault="7E5B2AFB" w:rsidP="009A46D7">
      <w:pPr>
        <w:spacing w:after="0" w:line="240" w:lineRule="auto"/>
        <w:jc w:val="center"/>
        <w:rPr>
          <w:rFonts w:ascii="Arial" w:hAnsi="Arial" w:cs="Arial"/>
        </w:rPr>
      </w:pPr>
    </w:p>
    <w:p w14:paraId="3ECD3E1F" w14:textId="76DB58D3"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The word cloud above represents a word cloud with the most frequent words used within the review, without stemming. From this word cloud, the words that were used the most</w:t>
      </w:r>
      <w:r w:rsidR="00677E64">
        <w:rPr>
          <w:rFonts w:ascii="Arial" w:eastAsia="Arial" w:hAnsi="Arial" w:cs="Arial"/>
          <w:color w:val="000000" w:themeColor="text1"/>
          <w:sz w:val="24"/>
          <w:szCs w:val="24"/>
        </w:rPr>
        <w:t xml:space="preserve"> are identified</w:t>
      </w:r>
      <w:r w:rsidRPr="7E5B2AFB">
        <w:rPr>
          <w:rFonts w:ascii="Arial" w:eastAsia="Arial" w:hAnsi="Arial" w:cs="Arial"/>
          <w:color w:val="000000" w:themeColor="text1"/>
          <w:sz w:val="24"/>
          <w:szCs w:val="24"/>
        </w:rPr>
        <w:t xml:space="preserve">, which </w:t>
      </w:r>
      <w:r w:rsidR="006962B4">
        <w:rPr>
          <w:rFonts w:ascii="Arial" w:eastAsia="Arial" w:hAnsi="Arial" w:cs="Arial"/>
          <w:color w:val="000000" w:themeColor="text1"/>
          <w:sz w:val="24"/>
          <w:szCs w:val="24"/>
        </w:rPr>
        <w:t xml:space="preserve">shows what </w:t>
      </w:r>
      <w:r w:rsidRPr="7E5B2AFB">
        <w:rPr>
          <w:rFonts w:ascii="Arial" w:eastAsia="Arial" w:hAnsi="Arial" w:cs="Arial"/>
          <w:color w:val="000000" w:themeColor="text1"/>
          <w:sz w:val="24"/>
          <w:szCs w:val="24"/>
        </w:rPr>
        <w:t xml:space="preserve">guests feel the most. </w:t>
      </w:r>
    </w:p>
    <w:p w14:paraId="697AE3EF" w14:textId="7F1C9D6E"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6BAFCD2A" w14:textId="7B7E747B" w:rsidR="00C66012" w:rsidRDefault="0237C132" w:rsidP="009A46D7">
      <w:pPr>
        <w:spacing w:after="0" w:line="240" w:lineRule="auto"/>
        <w:rPr>
          <w:rFonts w:ascii="Arial" w:eastAsia="Arial" w:hAnsi="Arial" w:cs="Arial"/>
          <w:color w:val="000000" w:themeColor="text1"/>
          <w:sz w:val="24"/>
          <w:szCs w:val="24"/>
        </w:rPr>
      </w:pPr>
      <w:r w:rsidRPr="7E5B2AFB">
        <w:rPr>
          <w:rFonts w:ascii="Arial" w:eastAsia="Arial" w:hAnsi="Arial" w:cs="Arial"/>
          <w:color w:val="000000" w:themeColor="text1"/>
          <w:sz w:val="24"/>
          <w:szCs w:val="24"/>
        </w:rPr>
        <w:t xml:space="preserve">One of the most significant words used was "food," customers heavily emphasized the quality of the food they were given at the restaurant. </w:t>
      </w:r>
      <w:r w:rsidR="00AD2F50">
        <w:rPr>
          <w:rFonts w:ascii="Arial" w:eastAsia="Arial" w:hAnsi="Arial" w:cs="Arial"/>
          <w:color w:val="000000" w:themeColor="text1"/>
          <w:sz w:val="24"/>
          <w:szCs w:val="24"/>
        </w:rPr>
        <w:t>The</w:t>
      </w:r>
      <w:r w:rsidRPr="7E5B2AFB">
        <w:rPr>
          <w:rFonts w:ascii="Arial" w:eastAsia="Arial" w:hAnsi="Arial" w:cs="Arial"/>
          <w:color w:val="000000" w:themeColor="text1"/>
          <w:sz w:val="24"/>
          <w:szCs w:val="24"/>
        </w:rPr>
        <w:t xml:space="preserve"> word "service" was used a lot, a</w:t>
      </w:r>
      <w:r w:rsidR="00AD2F50">
        <w:rPr>
          <w:rFonts w:ascii="Arial" w:eastAsia="Arial" w:hAnsi="Arial" w:cs="Arial"/>
          <w:color w:val="000000" w:themeColor="text1"/>
          <w:sz w:val="24"/>
          <w:szCs w:val="24"/>
        </w:rPr>
        <w:t>s</w:t>
      </w:r>
      <w:r w:rsidRPr="7E5B2AFB">
        <w:rPr>
          <w:rFonts w:ascii="Arial" w:eastAsia="Arial" w:hAnsi="Arial" w:cs="Arial"/>
          <w:color w:val="000000" w:themeColor="text1"/>
          <w:sz w:val="24"/>
          <w:szCs w:val="24"/>
        </w:rPr>
        <w:t xml:space="preserve"> many customers </w:t>
      </w:r>
      <w:r w:rsidR="00032E39">
        <w:rPr>
          <w:rFonts w:ascii="Arial" w:eastAsia="Arial" w:hAnsi="Arial" w:cs="Arial"/>
          <w:color w:val="000000" w:themeColor="text1"/>
          <w:sz w:val="24"/>
          <w:szCs w:val="24"/>
        </w:rPr>
        <w:t xml:space="preserve">commented </w:t>
      </w:r>
      <w:r w:rsidRPr="7E5B2AFB">
        <w:rPr>
          <w:rFonts w:ascii="Arial" w:eastAsia="Arial" w:hAnsi="Arial" w:cs="Arial"/>
          <w:color w:val="000000" w:themeColor="text1"/>
          <w:sz w:val="24"/>
          <w:szCs w:val="24"/>
        </w:rPr>
        <w:t>on the service they were provided during the</w:t>
      </w:r>
      <w:r w:rsidR="00032E39">
        <w:rPr>
          <w:rFonts w:ascii="Arial" w:eastAsia="Arial" w:hAnsi="Arial" w:cs="Arial"/>
          <w:color w:val="000000" w:themeColor="text1"/>
          <w:sz w:val="24"/>
          <w:szCs w:val="24"/>
        </w:rPr>
        <w:t>ir</w:t>
      </w:r>
      <w:r w:rsidRPr="7E5B2AFB">
        <w:rPr>
          <w:rFonts w:ascii="Arial" w:eastAsia="Arial" w:hAnsi="Arial" w:cs="Arial"/>
          <w:color w:val="000000" w:themeColor="text1"/>
          <w:sz w:val="24"/>
          <w:szCs w:val="24"/>
        </w:rPr>
        <w:t xml:space="preserve"> dining experience. "</w:t>
      </w:r>
      <w:r w:rsidR="00032E39">
        <w:rPr>
          <w:rFonts w:ascii="Arial" w:eastAsia="Arial" w:hAnsi="Arial" w:cs="Arial"/>
          <w:color w:val="000000" w:themeColor="text1"/>
          <w:sz w:val="24"/>
          <w:szCs w:val="24"/>
        </w:rPr>
        <w:t>E</w:t>
      </w:r>
      <w:r w:rsidRPr="7E5B2AFB">
        <w:rPr>
          <w:rFonts w:ascii="Arial" w:eastAsia="Arial" w:hAnsi="Arial" w:cs="Arial"/>
          <w:color w:val="000000" w:themeColor="text1"/>
          <w:sz w:val="24"/>
          <w:szCs w:val="24"/>
        </w:rPr>
        <w:t xml:space="preserve">xperience" was </w:t>
      </w:r>
      <w:r w:rsidR="00032E39">
        <w:rPr>
          <w:rFonts w:ascii="Arial" w:eastAsia="Arial" w:hAnsi="Arial" w:cs="Arial"/>
          <w:color w:val="000000" w:themeColor="text1"/>
          <w:sz w:val="24"/>
          <w:szCs w:val="24"/>
        </w:rPr>
        <w:t xml:space="preserve">also </w:t>
      </w:r>
      <w:r w:rsidRPr="7E5B2AFB">
        <w:rPr>
          <w:rFonts w:ascii="Arial" w:eastAsia="Arial" w:hAnsi="Arial" w:cs="Arial"/>
          <w:color w:val="000000" w:themeColor="text1"/>
          <w:sz w:val="24"/>
          <w:szCs w:val="24"/>
        </w:rPr>
        <w:t xml:space="preserve">frequently used in the reviews. </w:t>
      </w:r>
    </w:p>
    <w:p w14:paraId="15BB360A" w14:textId="77777777" w:rsidR="00C66012" w:rsidRDefault="00C66012" w:rsidP="009A46D7">
      <w:pPr>
        <w:spacing w:after="0" w:line="240" w:lineRule="auto"/>
        <w:rPr>
          <w:rFonts w:ascii="Arial" w:eastAsia="Arial" w:hAnsi="Arial" w:cs="Arial"/>
          <w:color w:val="000000" w:themeColor="text1"/>
          <w:sz w:val="24"/>
          <w:szCs w:val="24"/>
        </w:rPr>
      </w:pPr>
    </w:p>
    <w:p w14:paraId="543FD310" w14:textId="525EB10E"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Specifically, this emphasizes how customers also talked a lot about the overall experience that Fleming</w:t>
      </w:r>
      <w:r w:rsidR="00077FBB">
        <w:rPr>
          <w:rFonts w:ascii="Arial" w:eastAsia="Arial" w:hAnsi="Arial" w:cs="Arial"/>
          <w:color w:val="000000" w:themeColor="text1"/>
          <w:sz w:val="24"/>
          <w:szCs w:val="24"/>
        </w:rPr>
        <w:t>’</w:t>
      </w:r>
      <w:r w:rsidRPr="7E5B2AFB">
        <w:rPr>
          <w:rFonts w:ascii="Arial" w:eastAsia="Arial" w:hAnsi="Arial" w:cs="Arial"/>
          <w:color w:val="000000" w:themeColor="text1"/>
          <w:sz w:val="24"/>
          <w:szCs w:val="24"/>
        </w:rPr>
        <w:t>s Steakhouse gives while dining at their restaurant. Finally, the word "server" was also a commonly used word within the selection of reviews, indicating that customers talked about the waiters and waitresses that the restaurant provides.</w:t>
      </w:r>
    </w:p>
    <w:p w14:paraId="512C5F82" w14:textId="3C0BD482"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04235228" w14:textId="34572929" w:rsidR="0237C132" w:rsidRPr="009A46D7" w:rsidRDefault="0237C132" w:rsidP="009A46D7">
      <w:pPr>
        <w:spacing w:after="0" w:line="240" w:lineRule="auto"/>
        <w:rPr>
          <w:rFonts w:ascii="Arial" w:hAnsi="Arial" w:cs="Arial"/>
        </w:rPr>
      </w:pPr>
      <w:r w:rsidRPr="009A46D7">
        <w:rPr>
          <w:rFonts w:ascii="Arial" w:eastAsia="Arial" w:hAnsi="Arial" w:cs="Arial"/>
          <w:i/>
          <w:iCs/>
          <w:color w:val="000000" w:themeColor="text1"/>
          <w:sz w:val="24"/>
          <w:szCs w:val="24"/>
        </w:rPr>
        <w:t xml:space="preserve">Figure </w:t>
      </w:r>
      <w:r w:rsidR="00126C6C" w:rsidRPr="009A46D7">
        <w:rPr>
          <w:rFonts w:ascii="Arial" w:eastAsia="Arial" w:hAnsi="Arial" w:cs="Arial"/>
          <w:i/>
          <w:iCs/>
          <w:color w:val="000000" w:themeColor="text1"/>
          <w:sz w:val="24"/>
          <w:szCs w:val="24"/>
        </w:rPr>
        <w:t>9</w:t>
      </w:r>
      <w:r w:rsidRPr="009A46D7">
        <w:rPr>
          <w:rFonts w:ascii="Arial" w:eastAsia="Arial" w:hAnsi="Arial" w:cs="Arial"/>
          <w:i/>
          <w:iCs/>
          <w:color w:val="000000" w:themeColor="text1"/>
          <w:sz w:val="24"/>
          <w:szCs w:val="24"/>
        </w:rPr>
        <w:t xml:space="preserve">: </w:t>
      </w:r>
      <w:r w:rsidR="009E3BB9" w:rsidRPr="009A46D7">
        <w:rPr>
          <w:rFonts w:ascii="Arial" w:eastAsia="Arial" w:hAnsi="Arial" w:cs="Arial"/>
          <w:i/>
          <w:iCs/>
          <w:color w:val="000000" w:themeColor="text1"/>
          <w:sz w:val="24"/>
          <w:szCs w:val="24"/>
        </w:rPr>
        <w:t>Percentages of Each Review (From 1 to 5 Stars)</w:t>
      </w:r>
    </w:p>
    <w:p w14:paraId="2E864F82" w14:textId="53071AE0" w:rsidR="0237C132" w:rsidRPr="009A46D7" w:rsidRDefault="0237C132" w:rsidP="009A46D7">
      <w:pPr>
        <w:spacing w:after="0" w:line="240" w:lineRule="auto"/>
        <w:jc w:val="center"/>
        <w:rPr>
          <w:rFonts w:ascii="Arial" w:hAnsi="Arial" w:cs="Arial"/>
        </w:rPr>
      </w:pPr>
      <w:r w:rsidRPr="009A46D7">
        <w:rPr>
          <w:rFonts w:ascii="Arial" w:hAnsi="Arial" w:cs="Arial"/>
          <w:noProof/>
        </w:rPr>
        <w:lastRenderedPageBreak/>
        <w:drawing>
          <wp:inline distT="0" distB="0" distL="0" distR="0" wp14:anchorId="2B37124B" wp14:editId="7C379255">
            <wp:extent cx="3276768" cy="2108308"/>
            <wp:effectExtent l="0" t="0" r="0" b="0"/>
            <wp:docPr id="1800729986" name="Picture 180072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76768" cy="2108308"/>
                    </a:xfrm>
                    <a:prstGeom prst="rect">
                      <a:avLst/>
                    </a:prstGeom>
                  </pic:spPr>
                </pic:pic>
              </a:graphicData>
            </a:graphic>
          </wp:inline>
        </w:drawing>
      </w:r>
    </w:p>
    <w:p w14:paraId="438B2B69" w14:textId="7A893F18" w:rsidR="7E5B2AFB" w:rsidRPr="009A46D7" w:rsidRDefault="7E5B2AFB" w:rsidP="009A46D7">
      <w:pPr>
        <w:spacing w:after="0" w:line="240" w:lineRule="auto"/>
        <w:jc w:val="center"/>
        <w:rPr>
          <w:rFonts w:ascii="Arial" w:hAnsi="Arial" w:cs="Arial"/>
        </w:rPr>
      </w:pPr>
    </w:p>
    <w:p w14:paraId="4D7DF0B1" w14:textId="60B93A20"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This table provides the rating frequency of how each guest reviewed the Fleming</w:t>
      </w:r>
      <w:r w:rsidR="00E07589">
        <w:rPr>
          <w:rFonts w:ascii="Arial" w:eastAsia="Arial" w:hAnsi="Arial" w:cs="Arial"/>
          <w:color w:val="000000" w:themeColor="text1"/>
          <w:sz w:val="24"/>
          <w:szCs w:val="24"/>
        </w:rPr>
        <w:t>’</w:t>
      </w:r>
      <w:r w:rsidRPr="7E5B2AFB">
        <w:rPr>
          <w:rFonts w:ascii="Arial" w:eastAsia="Arial" w:hAnsi="Arial" w:cs="Arial"/>
          <w:color w:val="000000" w:themeColor="text1"/>
          <w:sz w:val="24"/>
          <w:szCs w:val="24"/>
        </w:rPr>
        <w:t>s Steakhouse Tampa location. Out of the 130 reviews observed for the analysis, 68% were five stars, 14% were four stars, 11% were three stars, 5% were two stars, and 3% were one-star reviews.</w:t>
      </w:r>
    </w:p>
    <w:p w14:paraId="1586878D" w14:textId="3346ADBC"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0B6C6697" w14:textId="50457FC6" w:rsidR="00BA7CCA" w:rsidRDefault="007102A0" w:rsidP="009A46D7">
      <w:pPr>
        <w:spacing w:after="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t>S</w:t>
      </w:r>
      <w:r w:rsidR="0237C132" w:rsidRPr="7E5B2AFB">
        <w:rPr>
          <w:rFonts w:ascii="Arial" w:eastAsia="Arial" w:hAnsi="Arial" w:cs="Arial"/>
          <w:color w:val="000000" w:themeColor="text1"/>
          <w:sz w:val="24"/>
          <w:szCs w:val="24"/>
        </w:rPr>
        <w:t xml:space="preserve">ince the opening of Fleming's Steakhouse, 82% of </w:t>
      </w:r>
      <w:r>
        <w:rPr>
          <w:rFonts w:ascii="Arial" w:eastAsia="Arial" w:hAnsi="Arial" w:cs="Arial"/>
          <w:color w:val="000000" w:themeColor="text1"/>
          <w:sz w:val="24"/>
          <w:szCs w:val="24"/>
        </w:rPr>
        <w:t>responses</w:t>
      </w:r>
      <w:r w:rsidR="0237C132" w:rsidRPr="7E5B2AFB">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gave</w:t>
      </w:r>
      <w:r w:rsidR="0237C132" w:rsidRPr="7E5B2AFB">
        <w:rPr>
          <w:rFonts w:ascii="Arial" w:eastAsia="Arial" w:hAnsi="Arial" w:cs="Arial"/>
          <w:color w:val="000000" w:themeColor="text1"/>
          <w:sz w:val="24"/>
          <w:szCs w:val="24"/>
        </w:rPr>
        <w:t xml:space="preserve"> 5-to-4-star reviews, showing that the restaurant </w:t>
      </w:r>
      <w:r>
        <w:rPr>
          <w:rFonts w:ascii="Arial" w:eastAsia="Arial" w:hAnsi="Arial" w:cs="Arial"/>
          <w:color w:val="000000" w:themeColor="text1"/>
          <w:sz w:val="24"/>
          <w:szCs w:val="24"/>
        </w:rPr>
        <w:t>is perceived</w:t>
      </w:r>
      <w:r w:rsidR="0237C132" w:rsidRPr="7E5B2AFB">
        <w:rPr>
          <w:rFonts w:ascii="Arial" w:eastAsia="Arial" w:hAnsi="Arial" w:cs="Arial"/>
          <w:color w:val="000000" w:themeColor="text1"/>
          <w:sz w:val="24"/>
          <w:szCs w:val="24"/>
        </w:rPr>
        <w:t xml:space="preserve"> relatively positive</w:t>
      </w:r>
      <w:r>
        <w:rPr>
          <w:rFonts w:ascii="Arial" w:eastAsia="Arial" w:hAnsi="Arial" w:cs="Arial"/>
          <w:color w:val="000000" w:themeColor="text1"/>
          <w:sz w:val="24"/>
          <w:szCs w:val="24"/>
        </w:rPr>
        <w:t>ly by</w:t>
      </w:r>
      <w:r w:rsidR="0237C132" w:rsidRPr="7E5B2AFB">
        <w:rPr>
          <w:rFonts w:ascii="Arial" w:eastAsia="Arial" w:hAnsi="Arial" w:cs="Arial"/>
          <w:color w:val="000000" w:themeColor="text1"/>
          <w:sz w:val="24"/>
          <w:szCs w:val="24"/>
        </w:rPr>
        <w:t xml:space="preserve"> guests who dined at the restaurant. People enjoy this new location, and the experience Fleming</w:t>
      </w:r>
      <w:r w:rsidR="00E07589">
        <w:rPr>
          <w:rFonts w:ascii="Arial" w:eastAsia="Arial" w:hAnsi="Arial" w:cs="Arial"/>
          <w:color w:val="000000" w:themeColor="text1"/>
          <w:sz w:val="24"/>
          <w:szCs w:val="24"/>
        </w:rPr>
        <w:t>’</w:t>
      </w:r>
      <w:r w:rsidR="0237C132" w:rsidRPr="7E5B2AFB">
        <w:rPr>
          <w:rFonts w:ascii="Arial" w:eastAsia="Arial" w:hAnsi="Arial" w:cs="Arial"/>
          <w:color w:val="000000" w:themeColor="text1"/>
          <w:sz w:val="24"/>
          <w:szCs w:val="24"/>
        </w:rPr>
        <w:t xml:space="preserve">s Steakhouse provides and will likely return based on their positive reviews. In turn, though, the remaining </w:t>
      </w:r>
      <w:r>
        <w:rPr>
          <w:rFonts w:ascii="Arial" w:eastAsia="Arial" w:hAnsi="Arial" w:cs="Arial"/>
          <w:color w:val="000000" w:themeColor="text1"/>
          <w:sz w:val="24"/>
          <w:szCs w:val="24"/>
        </w:rPr>
        <w:t xml:space="preserve">18% of </w:t>
      </w:r>
      <w:r w:rsidR="000E183F">
        <w:rPr>
          <w:rFonts w:ascii="Arial" w:eastAsia="Arial" w:hAnsi="Arial" w:cs="Arial"/>
          <w:color w:val="000000" w:themeColor="text1"/>
          <w:sz w:val="24"/>
          <w:szCs w:val="24"/>
        </w:rPr>
        <w:t xml:space="preserve">responses </w:t>
      </w:r>
      <w:r w:rsidR="0237C132" w:rsidRPr="7E5B2AFB">
        <w:rPr>
          <w:rFonts w:ascii="Arial" w:eastAsia="Arial" w:hAnsi="Arial" w:cs="Arial"/>
          <w:color w:val="000000" w:themeColor="text1"/>
          <w:sz w:val="24"/>
          <w:szCs w:val="24"/>
        </w:rPr>
        <w:t xml:space="preserve">were 3-to-1-star reviews. </w:t>
      </w:r>
    </w:p>
    <w:p w14:paraId="4EB189F9" w14:textId="77777777" w:rsidR="00BA7CCA" w:rsidRDefault="00BA7CCA" w:rsidP="009A46D7">
      <w:pPr>
        <w:spacing w:after="0" w:line="240" w:lineRule="auto"/>
        <w:rPr>
          <w:rFonts w:ascii="Arial" w:eastAsia="Arial" w:hAnsi="Arial" w:cs="Arial"/>
          <w:color w:val="000000" w:themeColor="text1"/>
          <w:sz w:val="24"/>
          <w:szCs w:val="24"/>
        </w:rPr>
      </w:pPr>
    </w:p>
    <w:p w14:paraId="1F98D787" w14:textId="58A86181"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Specifically, these guests either had mediocre or bad experiences at Fleming</w:t>
      </w:r>
      <w:r w:rsidR="00E07589">
        <w:rPr>
          <w:rFonts w:ascii="Arial" w:eastAsia="Arial" w:hAnsi="Arial" w:cs="Arial"/>
          <w:color w:val="000000" w:themeColor="text1"/>
          <w:sz w:val="24"/>
          <w:szCs w:val="24"/>
        </w:rPr>
        <w:t>’</w:t>
      </w:r>
      <w:r w:rsidRPr="7E5B2AFB">
        <w:rPr>
          <w:rFonts w:ascii="Arial" w:eastAsia="Arial" w:hAnsi="Arial" w:cs="Arial"/>
          <w:color w:val="000000" w:themeColor="text1"/>
          <w:sz w:val="24"/>
          <w:szCs w:val="24"/>
        </w:rPr>
        <w:t>s Steakhouse. These people may give the restaurant a second chance or prefer a competitor over them when choosing a fine-dining steak restaurant.</w:t>
      </w:r>
    </w:p>
    <w:p w14:paraId="0C97BDF6" w14:textId="7E9CA816"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43791B75" w14:textId="31F4204F"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338FCFE8" w14:textId="69325CBA" w:rsidR="0237C132" w:rsidRPr="009A46D7" w:rsidRDefault="0237C132" w:rsidP="009A46D7">
      <w:pPr>
        <w:spacing w:after="0" w:line="240" w:lineRule="auto"/>
        <w:rPr>
          <w:rFonts w:ascii="Arial" w:eastAsia="Arial" w:hAnsi="Arial" w:cs="Arial"/>
          <w:i/>
          <w:color w:val="000000" w:themeColor="text1"/>
          <w:sz w:val="24"/>
          <w:szCs w:val="24"/>
        </w:rPr>
      </w:pPr>
      <w:r w:rsidRPr="009A46D7">
        <w:rPr>
          <w:rFonts w:ascii="Arial" w:eastAsia="Arial" w:hAnsi="Arial" w:cs="Arial"/>
          <w:i/>
          <w:iCs/>
          <w:color w:val="000000" w:themeColor="text1"/>
          <w:sz w:val="24"/>
          <w:szCs w:val="24"/>
        </w:rPr>
        <w:t xml:space="preserve">Figure </w:t>
      </w:r>
      <w:r w:rsidR="009E3BB9" w:rsidRPr="009A46D7">
        <w:rPr>
          <w:rFonts w:ascii="Arial" w:eastAsia="Arial" w:hAnsi="Arial" w:cs="Arial"/>
          <w:i/>
          <w:iCs/>
          <w:color w:val="000000" w:themeColor="text1"/>
          <w:sz w:val="24"/>
          <w:szCs w:val="24"/>
        </w:rPr>
        <w:t>10</w:t>
      </w:r>
      <w:r w:rsidRPr="009A46D7">
        <w:rPr>
          <w:rFonts w:ascii="Arial" w:eastAsia="Arial" w:hAnsi="Arial" w:cs="Arial"/>
          <w:i/>
          <w:iCs/>
          <w:color w:val="000000" w:themeColor="text1"/>
          <w:sz w:val="24"/>
          <w:szCs w:val="24"/>
        </w:rPr>
        <w:t>:</w:t>
      </w:r>
      <w:r w:rsidR="009E3BB9" w:rsidRPr="009A46D7">
        <w:rPr>
          <w:rFonts w:ascii="Arial" w:eastAsia="Arial" w:hAnsi="Arial" w:cs="Arial"/>
          <w:i/>
          <w:iCs/>
          <w:color w:val="000000" w:themeColor="text1"/>
          <w:sz w:val="24"/>
          <w:szCs w:val="24"/>
        </w:rPr>
        <w:t xml:space="preserve"> Valence Repar</w:t>
      </w:r>
      <w:r w:rsidR="003011EF" w:rsidRPr="009A46D7">
        <w:rPr>
          <w:rFonts w:ascii="Arial" w:eastAsia="Arial" w:hAnsi="Arial" w:cs="Arial"/>
          <w:i/>
          <w:iCs/>
          <w:color w:val="000000" w:themeColor="text1"/>
          <w:sz w:val="24"/>
          <w:szCs w:val="24"/>
        </w:rPr>
        <w:t>tition (Positive and Negative Reviews)</w:t>
      </w:r>
    </w:p>
    <w:p w14:paraId="6F4139E6" w14:textId="77777777" w:rsidR="003011EF" w:rsidRPr="009A46D7" w:rsidRDefault="003011EF" w:rsidP="009A46D7">
      <w:pPr>
        <w:spacing w:after="0" w:line="240" w:lineRule="auto"/>
        <w:rPr>
          <w:rFonts w:ascii="Arial" w:hAnsi="Arial" w:cs="Arial"/>
        </w:rPr>
      </w:pPr>
    </w:p>
    <w:p w14:paraId="2C225553" w14:textId="27029A89" w:rsidR="0237C132" w:rsidRPr="009A46D7" w:rsidRDefault="0237C132" w:rsidP="009A46D7">
      <w:pPr>
        <w:spacing w:after="0" w:line="240" w:lineRule="auto"/>
        <w:jc w:val="center"/>
        <w:rPr>
          <w:rFonts w:ascii="Arial" w:hAnsi="Arial" w:cs="Arial"/>
        </w:rPr>
      </w:pPr>
      <w:r w:rsidRPr="009A46D7">
        <w:rPr>
          <w:rFonts w:ascii="Arial" w:hAnsi="Arial" w:cs="Arial"/>
          <w:noProof/>
        </w:rPr>
        <w:drawing>
          <wp:inline distT="0" distB="0" distL="0" distR="0" wp14:anchorId="673A376C" wp14:editId="0556D3D8">
            <wp:extent cx="3733992" cy="1257364"/>
            <wp:effectExtent l="0" t="0" r="0" b="0"/>
            <wp:docPr id="1622264597" name="Picture 162226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33992" cy="1257364"/>
                    </a:xfrm>
                    <a:prstGeom prst="rect">
                      <a:avLst/>
                    </a:prstGeom>
                  </pic:spPr>
                </pic:pic>
              </a:graphicData>
            </a:graphic>
          </wp:inline>
        </w:drawing>
      </w:r>
    </w:p>
    <w:p w14:paraId="506A8DDE" w14:textId="6487B7DA" w:rsidR="7E5B2AFB" w:rsidRDefault="7E5B2AFB" w:rsidP="009A46D7">
      <w:pPr>
        <w:spacing w:after="0" w:line="240" w:lineRule="auto"/>
        <w:jc w:val="center"/>
        <w:rPr>
          <w:rFonts w:ascii="Arial" w:eastAsia="Arial" w:hAnsi="Arial" w:cs="Arial"/>
          <w:color w:val="000000" w:themeColor="text1"/>
          <w:sz w:val="24"/>
          <w:szCs w:val="24"/>
        </w:rPr>
      </w:pPr>
    </w:p>
    <w:p w14:paraId="02111D09" w14:textId="1E6BA3AC" w:rsidR="00BA7CCA" w:rsidRDefault="0237C132" w:rsidP="009A46D7">
      <w:pPr>
        <w:spacing w:after="0" w:line="240" w:lineRule="auto"/>
        <w:rPr>
          <w:rFonts w:ascii="Arial" w:eastAsia="Arial" w:hAnsi="Arial" w:cs="Arial"/>
          <w:color w:val="000000" w:themeColor="text1"/>
          <w:sz w:val="24"/>
          <w:szCs w:val="24"/>
        </w:rPr>
      </w:pPr>
      <w:r w:rsidRPr="7E5B2AFB">
        <w:rPr>
          <w:rFonts w:ascii="Arial" w:eastAsia="Arial" w:hAnsi="Arial" w:cs="Arial"/>
          <w:color w:val="000000" w:themeColor="text1"/>
          <w:sz w:val="24"/>
          <w:szCs w:val="24"/>
        </w:rPr>
        <w:t xml:space="preserve">The table above represents the valence repartition of the review within this analysis. This table represents the positive and negative reviews. </w:t>
      </w:r>
      <w:r w:rsidR="000E183F">
        <w:rPr>
          <w:rFonts w:ascii="Arial" w:eastAsia="Arial" w:hAnsi="Arial" w:cs="Arial"/>
          <w:color w:val="000000" w:themeColor="text1"/>
          <w:sz w:val="24"/>
          <w:szCs w:val="24"/>
        </w:rPr>
        <w:t>Shown in the table</w:t>
      </w:r>
      <w:r w:rsidRPr="7E5B2AFB">
        <w:rPr>
          <w:rFonts w:ascii="Arial" w:eastAsia="Arial" w:hAnsi="Arial" w:cs="Arial"/>
          <w:color w:val="000000" w:themeColor="text1"/>
          <w:sz w:val="24"/>
          <w:szCs w:val="24"/>
        </w:rPr>
        <w:t xml:space="preserve">, 91% of the reviews were positive, while 9% of the reviews were negative. </w:t>
      </w:r>
      <w:r w:rsidR="000E183F">
        <w:rPr>
          <w:rFonts w:ascii="Arial" w:eastAsia="Arial" w:hAnsi="Arial" w:cs="Arial"/>
          <w:color w:val="000000" w:themeColor="text1"/>
          <w:sz w:val="24"/>
          <w:szCs w:val="24"/>
        </w:rPr>
        <w:t>The</w:t>
      </w:r>
      <w:r w:rsidRPr="7E5B2AFB">
        <w:rPr>
          <w:rFonts w:ascii="Arial" w:eastAsia="Arial" w:hAnsi="Arial" w:cs="Arial"/>
          <w:color w:val="000000" w:themeColor="text1"/>
          <w:sz w:val="24"/>
          <w:szCs w:val="24"/>
        </w:rPr>
        <w:t xml:space="preserve"> 5, 4, and some of the 3-star reviews </w:t>
      </w:r>
      <w:r w:rsidR="000E183F">
        <w:rPr>
          <w:rFonts w:ascii="Arial" w:eastAsia="Arial" w:hAnsi="Arial" w:cs="Arial"/>
          <w:color w:val="000000" w:themeColor="text1"/>
          <w:sz w:val="24"/>
          <w:szCs w:val="24"/>
        </w:rPr>
        <w:t xml:space="preserve">are associated </w:t>
      </w:r>
      <w:r w:rsidRPr="7E5B2AFB">
        <w:rPr>
          <w:rFonts w:ascii="Arial" w:eastAsia="Arial" w:hAnsi="Arial" w:cs="Arial"/>
          <w:color w:val="000000" w:themeColor="text1"/>
          <w:sz w:val="24"/>
          <w:szCs w:val="24"/>
        </w:rPr>
        <w:t xml:space="preserve">as positive, while most negative </w:t>
      </w:r>
      <w:r w:rsidR="000E183F">
        <w:rPr>
          <w:rFonts w:ascii="Arial" w:eastAsia="Arial" w:hAnsi="Arial" w:cs="Arial"/>
          <w:color w:val="000000" w:themeColor="text1"/>
          <w:sz w:val="24"/>
          <w:szCs w:val="24"/>
        </w:rPr>
        <w:t>associations come from</w:t>
      </w:r>
      <w:r w:rsidRPr="7E5B2AFB">
        <w:rPr>
          <w:rFonts w:ascii="Arial" w:eastAsia="Arial" w:hAnsi="Arial" w:cs="Arial"/>
          <w:color w:val="000000" w:themeColor="text1"/>
          <w:sz w:val="24"/>
          <w:szCs w:val="24"/>
        </w:rPr>
        <w:t xml:space="preserve"> 2-to-1-star reviews. </w:t>
      </w:r>
    </w:p>
    <w:p w14:paraId="67D689BA" w14:textId="77777777" w:rsidR="00BA7CCA" w:rsidRDefault="00BA7CCA" w:rsidP="009A46D7">
      <w:pPr>
        <w:spacing w:after="0" w:line="240" w:lineRule="auto"/>
        <w:rPr>
          <w:rFonts w:ascii="Arial" w:eastAsia="Arial" w:hAnsi="Arial" w:cs="Arial"/>
          <w:color w:val="000000" w:themeColor="text1"/>
          <w:sz w:val="24"/>
          <w:szCs w:val="24"/>
        </w:rPr>
      </w:pPr>
    </w:p>
    <w:p w14:paraId="3D10525B" w14:textId="4D6825BB" w:rsidR="0237C132" w:rsidRPr="009A46D7" w:rsidRDefault="006B24AE" w:rsidP="009A46D7">
      <w:pPr>
        <w:spacing w:after="0" w:line="240" w:lineRule="auto"/>
        <w:rPr>
          <w:rFonts w:ascii="Arial" w:hAnsi="Arial" w:cs="Arial"/>
        </w:rPr>
      </w:pPr>
      <w:r>
        <w:rPr>
          <w:rFonts w:ascii="Arial" w:eastAsia="Arial" w:hAnsi="Arial" w:cs="Arial"/>
          <w:color w:val="000000" w:themeColor="text1"/>
          <w:sz w:val="24"/>
          <w:szCs w:val="24"/>
        </w:rPr>
        <w:t>Most</w:t>
      </w:r>
      <w:r w:rsidR="0237C132" w:rsidRPr="7E5B2AFB">
        <w:rPr>
          <w:rFonts w:ascii="Arial" w:eastAsia="Arial" w:hAnsi="Arial" w:cs="Arial"/>
          <w:color w:val="000000" w:themeColor="text1"/>
          <w:sz w:val="24"/>
          <w:szCs w:val="24"/>
        </w:rPr>
        <w:t xml:space="preserve"> of the reviews </w:t>
      </w:r>
      <w:r>
        <w:rPr>
          <w:rFonts w:ascii="Arial" w:eastAsia="Arial" w:hAnsi="Arial" w:cs="Arial"/>
          <w:color w:val="000000" w:themeColor="text1"/>
          <w:sz w:val="24"/>
          <w:szCs w:val="24"/>
        </w:rPr>
        <w:t>indicate</w:t>
      </w:r>
      <w:r w:rsidR="0237C132" w:rsidRPr="7E5B2AFB">
        <w:rPr>
          <w:rFonts w:ascii="Arial" w:eastAsia="Arial" w:hAnsi="Arial" w:cs="Arial"/>
          <w:color w:val="000000" w:themeColor="text1"/>
          <w:sz w:val="24"/>
          <w:szCs w:val="24"/>
        </w:rPr>
        <w:t xml:space="preserve"> that guests feel positive about their overall experience at Fleming</w:t>
      </w:r>
      <w:r w:rsidR="00E07589">
        <w:rPr>
          <w:rFonts w:ascii="Arial" w:eastAsia="Arial" w:hAnsi="Arial" w:cs="Arial"/>
          <w:color w:val="000000" w:themeColor="text1"/>
          <w:sz w:val="24"/>
          <w:szCs w:val="24"/>
        </w:rPr>
        <w:t>’</w:t>
      </w:r>
      <w:r w:rsidR="0237C132" w:rsidRPr="7E5B2AFB">
        <w:rPr>
          <w:rFonts w:ascii="Arial" w:eastAsia="Arial" w:hAnsi="Arial" w:cs="Arial"/>
          <w:color w:val="000000" w:themeColor="text1"/>
          <w:sz w:val="24"/>
          <w:szCs w:val="24"/>
        </w:rPr>
        <w:t xml:space="preserve">s </w:t>
      </w:r>
      <w:r>
        <w:rPr>
          <w:rFonts w:ascii="Arial" w:eastAsia="Arial" w:hAnsi="Arial" w:cs="Arial"/>
          <w:color w:val="000000" w:themeColor="text1"/>
          <w:sz w:val="24"/>
          <w:szCs w:val="24"/>
        </w:rPr>
        <w:t>Steakhouse</w:t>
      </w:r>
      <w:r w:rsidR="0237C132" w:rsidRPr="7E5B2AFB">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Additionally</w:t>
      </w:r>
      <w:r w:rsidR="0237C132" w:rsidRPr="7E5B2AFB">
        <w:rPr>
          <w:rFonts w:ascii="Arial" w:eastAsia="Arial" w:hAnsi="Arial" w:cs="Arial"/>
          <w:color w:val="000000" w:themeColor="text1"/>
          <w:sz w:val="24"/>
          <w:szCs w:val="24"/>
        </w:rPr>
        <w:t xml:space="preserve">, the negative reviews </w:t>
      </w:r>
      <w:r>
        <w:rPr>
          <w:rFonts w:ascii="Arial" w:eastAsia="Arial" w:hAnsi="Arial" w:cs="Arial"/>
          <w:color w:val="000000" w:themeColor="text1"/>
          <w:sz w:val="24"/>
          <w:szCs w:val="24"/>
        </w:rPr>
        <w:t>show</w:t>
      </w:r>
      <w:r w:rsidR="0237C132" w:rsidRPr="7E5B2AFB">
        <w:rPr>
          <w:rFonts w:ascii="Arial" w:eastAsia="Arial" w:hAnsi="Arial" w:cs="Arial"/>
          <w:color w:val="000000" w:themeColor="text1"/>
          <w:sz w:val="24"/>
          <w:szCs w:val="24"/>
        </w:rPr>
        <w:t xml:space="preserve"> that there was </w:t>
      </w:r>
      <w:r w:rsidR="0237C132" w:rsidRPr="7E5B2AFB">
        <w:rPr>
          <w:rFonts w:ascii="Arial" w:eastAsia="Arial" w:hAnsi="Arial" w:cs="Arial"/>
          <w:color w:val="000000" w:themeColor="text1"/>
          <w:sz w:val="24"/>
          <w:szCs w:val="24"/>
        </w:rPr>
        <w:lastRenderedPageBreak/>
        <w:t>something within their experience at Fleming</w:t>
      </w:r>
      <w:r w:rsidR="00E07589">
        <w:rPr>
          <w:rFonts w:ascii="Arial" w:eastAsia="Arial" w:hAnsi="Arial" w:cs="Arial"/>
          <w:color w:val="000000" w:themeColor="text1"/>
          <w:sz w:val="24"/>
          <w:szCs w:val="24"/>
        </w:rPr>
        <w:t>’</w:t>
      </w:r>
      <w:r w:rsidR="0237C132" w:rsidRPr="7E5B2AFB">
        <w:rPr>
          <w:rFonts w:ascii="Arial" w:eastAsia="Arial" w:hAnsi="Arial" w:cs="Arial"/>
          <w:color w:val="000000" w:themeColor="text1"/>
          <w:sz w:val="24"/>
          <w:szCs w:val="24"/>
        </w:rPr>
        <w:t>s Steakhouse that they did not like, giving them that negative feeling.</w:t>
      </w:r>
    </w:p>
    <w:p w14:paraId="3612254C" w14:textId="1922A03B"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1CD731A6" w14:textId="56B36380" w:rsidR="0237C132" w:rsidRPr="009A46D7" w:rsidRDefault="0237C132" w:rsidP="009A46D7">
      <w:pPr>
        <w:spacing w:after="0" w:line="240" w:lineRule="auto"/>
        <w:rPr>
          <w:rFonts w:ascii="Arial" w:eastAsia="Arial" w:hAnsi="Arial" w:cs="Arial"/>
          <w:i/>
          <w:color w:val="000000" w:themeColor="text1"/>
          <w:sz w:val="24"/>
          <w:szCs w:val="24"/>
        </w:rPr>
      </w:pPr>
      <w:r w:rsidRPr="009A46D7">
        <w:rPr>
          <w:rFonts w:ascii="Arial" w:eastAsia="Arial" w:hAnsi="Arial" w:cs="Arial"/>
          <w:i/>
          <w:iCs/>
          <w:color w:val="000000" w:themeColor="text1"/>
          <w:sz w:val="24"/>
          <w:szCs w:val="24"/>
        </w:rPr>
        <w:t xml:space="preserve">Figure </w:t>
      </w:r>
      <w:r w:rsidR="003011EF" w:rsidRPr="009A46D7">
        <w:rPr>
          <w:rFonts w:ascii="Arial" w:eastAsia="Arial" w:hAnsi="Arial" w:cs="Arial"/>
          <w:i/>
          <w:iCs/>
          <w:color w:val="000000" w:themeColor="text1"/>
          <w:sz w:val="24"/>
          <w:szCs w:val="24"/>
        </w:rPr>
        <w:t>11</w:t>
      </w:r>
      <w:r w:rsidRPr="009A46D7">
        <w:rPr>
          <w:rFonts w:ascii="Arial" w:eastAsia="Arial" w:hAnsi="Arial" w:cs="Arial"/>
          <w:i/>
          <w:iCs/>
          <w:color w:val="000000" w:themeColor="text1"/>
          <w:sz w:val="24"/>
          <w:szCs w:val="24"/>
        </w:rPr>
        <w:t>:</w:t>
      </w:r>
      <w:r w:rsidR="003011EF" w:rsidRPr="009A46D7">
        <w:rPr>
          <w:rFonts w:ascii="Arial" w:eastAsia="Arial" w:hAnsi="Arial" w:cs="Arial"/>
          <w:i/>
          <w:iCs/>
          <w:color w:val="000000" w:themeColor="text1"/>
          <w:sz w:val="24"/>
          <w:szCs w:val="24"/>
        </w:rPr>
        <w:t xml:space="preserve"> Word Cloud Associated with Reviews Deemed Positive or Negative </w:t>
      </w:r>
    </w:p>
    <w:p w14:paraId="66D1CD29" w14:textId="77777777" w:rsidR="003011EF" w:rsidRPr="009A46D7" w:rsidRDefault="003011EF" w:rsidP="009A46D7">
      <w:pPr>
        <w:spacing w:after="0" w:line="240" w:lineRule="auto"/>
        <w:rPr>
          <w:rFonts w:ascii="Arial" w:hAnsi="Arial" w:cs="Arial"/>
        </w:rPr>
      </w:pPr>
    </w:p>
    <w:p w14:paraId="7B07889D" w14:textId="292C96EF" w:rsidR="0237C132" w:rsidRPr="009A46D7" w:rsidRDefault="0237C132" w:rsidP="009A46D7">
      <w:pPr>
        <w:spacing w:after="0" w:line="240" w:lineRule="auto"/>
        <w:jc w:val="center"/>
        <w:rPr>
          <w:rFonts w:ascii="Arial" w:hAnsi="Arial" w:cs="Arial"/>
        </w:rPr>
      </w:pPr>
      <w:r w:rsidRPr="009A46D7">
        <w:rPr>
          <w:rFonts w:ascii="Arial" w:hAnsi="Arial" w:cs="Arial"/>
          <w:noProof/>
        </w:rPr>
        <w:drawing>
          <wp:inline distT="0" distB="0" distL="0" distR="0" wp14:anchorId="31BC11FE" wp14:editId="4A2C8A02">
            <wp:extent cx="2847372" cy="2801074"/>
            <wp:effectExtent l="0" t="0" r="0" b="5715"/>
            <wp:docPr id="1373409688" name="Picture 137340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52424" cy="2806044"/>
                    </a:xfrm>
                    <a:prstGeom prst="rect">
                      <a:avLst/>
                    </a:prstGeom>
                  </pic:spPr>
                </pic:pic>
              </a:graphicData>
            </a:graphic>
          </wp:inline>
        </w:drawing>
      </w:r>
    </w:p>
    <w:p w14:paraId="4E79D6EA" w14:textId="373BE118" w:rsidR="7E5B2AFB" w:rsidRPr="009A46D7" w:rsidRDefault="7E5B2AFB" w:rsidP="009A46D7">
      <w:pPr>
        <w:spacing w:after="0" w:line="240" w:lineRule="auto"/>
        <w:jc w:val="center"/>
        <w:rPr>
          <w:rFonts w:ascii="Arial" w:hAnsi="Arial" w:cs="Arial"/>
        </w:rPr>
      </w:pPr>
    </w:p>
    <w:p w14:paraId="2947DA2D" w14:textId="4E70C057"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This valence word cloud represents the words associated with the reviews deemed positive or negative. First, for the positive section, there are some words that </w:t>
      </w:r>
      <w:r w:rsidR="00A71406">
        <w:rPr>
          <w:rFonts w:ascii="Arial" w:eastAsia="Arial" w:hAnsi="Arial" w:cs="Arial"/>
          <w:color w:val="000000" w:themeColor="text1"/>
          <w:sz w:val="24"/>
          <w:szCs w:val="24"/>
        </w:rPr>
        <w:t xml:space="preserve">can be associated with </w:t>
      </w:r>
      <w:r w:rsidRPr="7E5B2AFB">
        <w:rPr>
          <w:rFonts w:ascii="Arial" w:eastAsia="Arial" w:hAnsi="Arial" w:cs="Arial"/>
          <w:color w:val="000000" w:themeColor="text1"/>
          <w:sz w:val="24"/>
          <w:szCs w:val="24"/>
        </w:rPr>
        <w:t xml:space="preserve">positive </w:t>
      </w:r>
      <w:r w:rsidR="00A71406">
        <w:rPr>
          <w:rFonts w:ascii="Arial" w:eastAsia="Arial" w:hAnsi="Arial" w:cs="Arial"/>
          <w:color w:val="000000" w:themeColor="text1"/>
          <w:sz w:val="24"/>
          <w:szCs w:val="24"/>
        </w:rPr>
        <w:t xml:space="preserve">guest </w:t>
      </w:r>
      <w:r w:rsidRPr="7E5B2AFB">
        <w:rPr>
          <w:rFonts w:ascii="Arial" w:eastAsia="Arial" w:hAnsi="Arial" w:cs="Arial"/>
          <w:color w:val="000000" w:themeColor="text1"/>
          <w:sz w:val="24"/>
          <w:szCs w:val="24"/>
        </w:rPr>
        <w:t>feelings. These words are:</w:t>
      </w:r>
    </w:p>
    <w:p w14:paraId="11F62041" w14:textId="60A652A8"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55D34AE4" w14:textId="554479D4" w:rsidR="0237C132" w:rsidRDefault="0237C132" w:rsidP="009A46D7">
      <w:pPr>
        <w:pStyle w:val="ListParagraph"/>
        <w:numPr>
          <w:ilvl w:val="0"/>
          <w:numId w:val="2"/>
        </w:numPr>
        <w:spacing w:after="0" w:line="240" w:lineRule="auto"/>
        <w:rPr>
          <w:rFonts w:ascii="Arial" w:eastAsia="Arial" w:hAnsi="Arial" w:cs="Arial"/>
          <w:sz w:val="24"/>
          <w:szCs w:val="24"/>
        </w:rPr>
      </w:pPr>
      <w:r w:rsidRPr="7E5B2AFB">
        <w:rPr>
          <w:rFonts w:ascii="Arial" w:eastAsia="Arial" w:hAnsi="Arial" w:cs="Arial"/>
          <w:sz w:val="24"/>
          <w:szCs w:val="24"/>
        </w:rPr>
        <w:t>Great: With this word, guests had a great experience going to Fleming</w:t>
      </w:r>
      <w:r w:rsidR="00E07589">
        <w:rPr>
          <w:rFonts w:ascii="Arial" w:eastAsia="Arial" w:hAnsi="Arial" w:cs="Arial"/>
          <w:sz w:val="24"/>
          <w:szCs w:val="24"/>
        </w:rPr>
        <w:t>’</w:t>
      </w:r>
      <w:r w:rsidRPr="7E5B2AFB">
        <w:rPr>
          <w:rFonts w:ascii="Arial" w:eastAsia="Arial" w:hAnsi="Arial" w:cs="Arial"/>
          <w:sz w:val="24"/>
          <w:szCs w:val="24"/>
        </w:rPr>
        <w:t>s Steakhouse. These guests liked the service and food they received while dining at their restaurant.</w:t>
      </w:r>
    </w:p>
    <w:p w14:paraId="579758B1" w14:textId="61D0BE3D" w:rsidR="00A91784" w:rsidRPr="009A46D7" w:rsidRDefault="00A91784" w:rsidP="009A46D7">
      <w:pPr>
        <w:spacing w:after="0" w:line="240" w:lineRule="auto"/>
        <w:ind w:left="360"/>
        <w:rPr>
          <w:rFonts w:ascii="Arial" w:eastAsia="Arial" w:hAnsi="Arial" w:cs="Arial"/>
          <w:sz w:val="24"/>
          <w:szCs w:val="24"/>
        </w:rPr>
      </w:pPr>
    </w:p>
    <w:p w14:paraId="5F5D2EEF" w14:textId="052781A1" w:rsidR="0066371B" w:rsidRDefault="0066371B" w:rsidP="009A46D7">
      <w:pPr>
        <w:pStyle w:val="ListParagraph"/>
        <w:numPr>
          <w:ilvl w:val="1"/>
          <w:numId w:val="2"/>
        </w:numPr>
        <w:spacing w:after="0" w:line="240" w:lineRule="auto"/>
        <w:rPr>
          <w:rFonts w:ascii="Arial" w:eastAsia="Arial" w:hAnsi="Arial" w:cs="Arial"/>
          <w:sz w:val="24"/>
          <w:szCs w:val="24"/>
        </w:rPr>
      </w:pPr>
      <w:r>
        <w:rPr>
          <w:rFonts w:ascii="Arial" w:eastAsia="Arial" w:hAnsi="Arial" w:cs="Arial"/>
          <w:sz w:val="24"/>
          <w:szCs w:val="24"/>
        </w:rPr>
        <w:t xml:space="preserve">Review from </w:t>
      </w:r>
      <w:r w:rsidR="00C317AC">
        <w:rPr>
          <w:rFonts w:ascii="Arial" w:eastAsia="Arial" w:hAnsi="Arial" w:cs="Arial"/>
          <w:sz w:val="24"/>
          <w:szCs w:val="24"/>
        </w:rPr>
        <w:t>10/23/2024: “</w:t>
      </w:r>
      <w:r w:rsidR="00C317AC" w:rsidRPr="00C317AC">
        <w:rPr>
          <w:rFonts w:ascii="Arial" w:eastAsia="Arial" w:hAnsi="Arial" w:cs="Arial"/>
          <w:sz w:val="24"/>
          <w:szCs w:val="24"/>
        </w:rPr>
        <w:t xml:space="preserve">Clarence was excellent as always. We have eaten here a few times and he’s been our server. The last time we ate here was at the old location and he remembered us. He also accommodated a request for the lobster mac &amp; cheese, which is a favorite. Thank you for a </w:t>
      </w:r>
      <w:r w:rsidR="00C317AC" w:rsidRPr="00C317AC">
        <w:rPr>
          <w:rFonts w:ascii="Arial" w:eastAsia="Arial" w:hAnsi="Arial" w:cs="Arial"/>
          <w:b/>
          <w:bCs/>
          <w:sz w:val="24"/>
          <w:szCs w:val="24"/>
        </w:rPr>
        <w:t xml:space="preserve">great </w:t>
      </w:r>
      <w:r w:rsidR="00C317AC" w:rsidRPr="00C317AC">
        <w:rPr>
          <w:rFonts w:ascii="Arial" w:eastAsia="Arial" w:hAnsi="Arial" w:cs="Arial"/>
          <w:sz w:val="24"/>
          <w:szCs w:val="24"/>
        </w:rPr>
        <w:t>experience.</w:t>
      </w:r>
      <w:r w:rsidR="00C317AC">
        <w:rPr>
          <w:rFonts w:ascii="Arial" w:eastAsia="Arial" w:hAnsi="Arial" w:cs="Arial"/>
          <w:sz w:val="24"/>
          <w:szCs w:val="24"/>
        </w:rPr>
        <w:t>”</w:t>
      </w:r>
    </w:p>
    <w:p w14:paraId="72C360E6" w14:textId="77777777" w:rsidR="00C61195" w:rsidRPr="00C61195" w:rsidRDefault="00C61195" w:rsidP="009A46D7">
      <w:pPr>
        <w:spacing w:after="0" w:line="240" w:lineRule="auto"/>
        <w:rPr>
          <w:rFonts w:ascii="Arial" w:eastAsia="Arial" w:hAnsi="Arial" w:cs="Arial"/>
          <w:sz w:val="24"/>
          <w:szCs w:val="24"/>
        </w:rPr>
      </w:pPr>
    </w:p>
    <w:p w14:paraId="720D7EDE" w14:textId="5A462C97" w:rsidR="0237C132" w:rsidRDefault="0237C132" w:rsidP="009A46D7">
      <w:pPr>
        <w:pStyle w:val="ListParagraph"/>
        <w:numPr>
          <w:ilvl w:val="0"/>
          <w:numId w:val="2"/>
        </w:numPr>
        <w:spacing w:after="0" w:line="240" w:lineRule="auto"/>
        <w:rPr>
          <w:rFonts w:ascii="Arial" w:eastAsia="Arial" w:hAnsi="Arial" w:cs="Arial"/>
          <w:sz w:val="24"/>
          <w:szCs w:val="24"/>
        </w:rPr>
      </w:pPr>
      <w:r w:rsidRPr="7E5B2AFB">
        <w:rPr>
          <w:rFonts w:ascii="Arial" w:eastAsia="Arial" w:hAnsi="Arial" w:cs="Arial"/>
          <w:sz w:val="24"/>
          <w:szCs w:val="24"/>
        </w:rPr>
        <w:t>Staff: Overall, guests had a positive feeling about the service they received. Specifically, in the reviews, they gave the names of waiters and waitresses they had and told people to recommend them. Importantly, the staff was nice and very helpful when they visited Fleming</w:t>
      </w:r>
      <w:r w:rsidR="00E07589">
        <w:rPr>
          <w:rFonts w:ascii="Arial" w:eastAsia="Arial" w:hAnsi="Arial" w:cs="Arial"/>
          <w:sz w:val="24"/>
          <w:szCs w:val="24"/>
        </w:rPr>
        <w:t>’</w:t>
      </w:r>
      <w:r w:rsidRPr="7E5B2AFB">
        <w:rPr>
          <w:rFonts w:ascii="Arial" w:eastAsia="Arial" w:hAnsi="Arial" w:cs="Arial"/>
          <w:sz w:val="24"/>
          <w:szCs w:val="24"/>
        </w:rPr>
        <w:t>s Steakhouse.</w:t>
      </w:r>
    </w:p>
    <w:p w14:paraId="3033AAD7" w14:textId="77777777" w:rsidR="00C61195" w:rsidRPr="00C61195" w:rsidRDefault="00C61195" w:rsidP="009A46D7">
      <w:pPr>
        <w:spacing w:after="0" w:line="240" w:lineRule="auto"/>
        <w:rPr>
          <w:rFonts w:ascii="Arial" w:eastAsia="Arial" w:hAnsi="Arial" w:cs="Arial"/>
          <w:sz w:val="24"/>
          <w:szCs w:val="24"/>
        </w:rPr>
      </w:pPr>
    </w:p>
    <w:p w14:paraId="6631252C" w14:textId="2F8864E9" w:rsidR="00C1148B" w:rsidRDefault="00C1148B" w:rsidP="009A46D7">
      <w:pPr>
        <w:pStyle w:val="ListParagraph"/>
        <w:numPr>
          <w:ilvl w:val="1"/>
          <w:numId w:val="2"/>
        </w:numPr>
        <w:spacing w:after="0" w:line="240" w:lineRule="auto"/>
        <w:rPr>
          <w:rFonts w:ascii="Arial" w:eastAsia="Arial" w:hAnsi="Arial" w:cs="Arial"/>
          <w:sz w:val="24"/>
          <w:szCs w:val="24"/>
        </w:rPr>
      </w:pPr>
      <w:r>
        <w:rPr>
          <w:rFonts w:ascii="Arial" w:eastAsia="Arial" w:hAnsi="Arial" w:cs="Arial"/>
          <w:sz w:val="24"/>
          <w:szCs w:val="24"/>
        </w:rPr>
        <w:t xml:space="preserve">Review from </w:t>
      </w:r>
      <w:r w:rsidR="00642758">
        <w:rPr>
          <w:rFonts w:ascii="Arial" w:eastAsia="Arial" w:hAnsi="Arial" w:cs="Arial"/>
          <w:sz w:val="24"/>
          <w:szCs w:val="24"/>
        </w:rPr>
        <w:t>10/19/2024: “</w:t>
      </w:r>
      <w:r w:rsidR="00642758" w:rsidRPr="00642758">
        <w:rPr>
          <w:rFonts w:ascii="Arial" w:eastAsia="Arial" w:hAnsi="Arial" w:cs="Arial"/>
          <w:sz w:val="24"/>
          <w:szCs w:val="24"/>
        </w:rPr>
        <w:t xml:space="preserve">1st time here food was good. Keith our server was amazing!! All the </w:t>
      </w:r>
      <w:r w:rsidR="00642758" w:rsidRPr="007F5856">
        <w:rPr>
          <w:rFonts w:ascii="Arial" w:eastAsia="Arial" w:hAnsi="Arial" w:cs="Arial"/>
          <w:b/>
          <w:bCs/>
          <w:sz w:val="24"/>
          <w:szCs w:val="24"/>
        </w:rPr>
        <w:t>staff</w:t>
      </w:r>
      <w:r w:rsidR="00642758" w:rsidRPr="00642758">
        <w:rPr>
          <w:rFonts w:ascii="Arial" w:eastAsia="Arial" w:hAnsi="Arial" w:cs="Arial"/>
          <w:sz w:val="24"/>
          <w:szCs w:val="24"/>
        </w:rPr>
        <w:t xml:space="preserve"> was great! Great </w:t>
      </w:r>
      <w:proofErr w:type="spellStart"/>
      <w:r w:rsidR="00642758" w:rsidRPr="00642758">
        <w:rPr>
          <w:rFonts w:ascii="Arial" w:eastAsia="Arial" w:hAnsi="Arial" w:cs="Arial"/>
          <w:sz w:val="24"/>
          <w:szCs w:val="24"/>
        </w:rPr>
        <w:t>bday</w:t>
      </w:r>
      <w:proofErr w:type="spellEnd"/>
      <w:r w:rsidR="00642758" w:rsidRPr="00642758">
        <w:rPr>
          <w:rFonts w:ascii="Arial" w:eastAsia="Arial" w:hAnsi="Arial" w:cs="Arial"/>
          <w:sz w:val="24"/>
          <w:szCs w:val="24"/>
        </w:rPr>
        <w:t xml:space="preserve"> experience!</w:t>
      </w:r>
      <w:r w:rsidR="00642758">
        <w:rPr>
          <w:rFonts w:ascii="Arial" w:eastAsia="Arial" w:hAnsi="Arial" w:cs="Arial"/>
          <w:sz w:val="24"/>
          <w:szCs w:val="24"/>
        </w:rPr>
        <w:t>”</w:t>
      </w:r>
    </w:p>
    <w:p w14:paraId="5A41ECF2" w14:textId="77777777" w:rsidR="00C61195" w:rsidRPr="00C61195" w:rsidRDefault="00C61195" w:rsidP="009A46D7">
      <w:pPr>
        <w:spacing w:after="0" w:line="240" w:lineRule="auto"/>
        <w:rPr>
          <w:rFonts w:ascii="Arial" w:eastAsia="Arial" w:hAnsi="Arial" w:cs="Arial"/>
          <w:sz w:val="24"/>
          <w:szCs w:val="24"/>
        </w:rPr>
      </w:pPr>
    </w:p>
    <w:p w14:paraId="76A8FCE9" w14:textId="36B90CB2" w:rsidR="0237C132" w:rsidRDefault="0237C132" w:rsidP="009A46D7">
      <w:pPr>
        <w:pStyle w:val="ListParagraph"/>
        <w:numPr>
          <w:ilvl w:val="0"/>
          <w:numId w:val="2"/>
        </w:numPr>
        <w:spacing w:after="0" w:line="240" w:lineRule="auto"/>
        <w:rPr>
          <w:rFonts w:ascii="Arial" w:eastAsia="Arial" w:hAnsi="Arial" w:cs="Arial"/>
          <w:sz w:val="24"/>
          <w:szCs w:val="24"/>
        </w:rPr>
      </w:pPr>
      <w:r w:rsidRPr="7E5B2AFB">
        <w:rPr>
          <w:rFonts w:ascii="Arial" w:eastAsia="Arial" w:hAnsi="Arial" w:cs="Arial"/>
          <w:sz w:val="24"/>
          <w:szCs w:val="24"/>
        </w:rPr>
        <w:t>Celebration: Guests consider Fleming</w:t>
      </w:r>
      <w:r w:rsidR="00E07589">
        <w:rPr>
          <w:rFonts w:ascii="Arial" w:eastAsia="Arial" w:hAnsi="Arial" w:cs="Arial"/>
          <w:sz w:val="24"/>
          <w:szCs w:val="24"/>
        </w:rPr>
        <w:t>’</w:t>
      </w:r>
      <w:r w:rsidRPr="7E5B2AFB">
        <w:rPr>
          <w:rFonts w:ascii="Arial" w:eastAsia="Arial" w:hAnsi="Arial" w:cs="Arial"/>
          <w:sz w:val="24"/>
          <w:szCs w:val="24"/>
        </w:rPr>
        <w:t>s Steakhouse a positive experience for celebrations. Many customers emphasized that they were provided with fantastic service for their celebrations, like birthday parties and anniversaries.</w:t>
      </w:r>
    </w:p>
    <w:p w14:paraId="120563CE" w14:textId="77777777" w:rsidR="00C61195" w:rsidRPr="00C61195" w:rsidRDefault="00C61195" w:rsidP="009A46D7">
      <w:pPr>
        <w:spacing w:after="0" w:line="240" w:lineRule="auto"/>
        <w:rPr>
          <w:rFonts w:ascii="Arial" w:eastAsia="Arial" w:hAnsi="Arial" w:cs="Arial"/>
          <w:sz w:val="24"/>
          <w:szCs w:val="24"/>
        </w:rPr>
      </w:pPr>
    </w:p>
    <w:p w14:paraId="1460A030" w14:textId="246CA6C0" w:rsidR="008A0BF9" w:rsidRDefault="008A0BF9" w:rsidP="009A46D7">
      <w:pPr>
        <w:pStyle w:val="ListParagraph"/>
        <w:numPr>
          <w:ilvl w:val="1"/>
          <w:numId w:val="2"/>
        </w:numPr>
        <w:spacing w:after="0" w:line="240" w:lineRule="auto"/>
        <w:rPr>
          <w:rFonts w:ascii="Arial" w:eastAsia="Arial" w:hAnsi="Arial" w:cs="Arial"/>
          <w:sz w:val="24"/>
          <w:szCs w:val="24"/>
        </w:rPr>
      </w:pPr>
      <w:r>
        <w:rPr>
          <w:rFonts w:ascii="Arial" w:eastAsia="Arial" w:hAnsi="Arial" w:cs="Arial"/>
          <w:sz w:val="24"/>
          <w:szCs w:val="24"/>
        </w:rPr>
        <w:t xml:space="preserve">Review from </w:t>
      </w:r>
      <w:r w:rsidR="00D95F3D">
        <w:rPr>
          <w:rFonts w:ascii="Arial" w:eastAsia="Arial" w:hAnsi="Arial" w:cs="Arial"/>
          <w:sz w:val="24"/>
          <w:szCs w:val="24"/>
        </w:rPr>
        <w:t xml:space="preserve">10/13/2024 highlighting birthday celebration: </w:t>
      </w:r>
      <w:r w:rsidR="00C21020">
        <w:rPr>
          <w:rFonts w:ascii="Arial" w:eastAsia="Arial" w:hAnsi="Arial" w:cs="Arial"/>
          <w:sz w:val="24"/>
          <w:szCs w:val="24"/>
        </w:rPr>
        <w:t>“</w:t>
      </w:r>
      <w:r w:rsidR="00C21020" w:rsidRPr="00C21020">
        <w:rPr>
          <w:rFonts w:ascii="Arial" w:eastAsia="Arial" w:hAnsi="Arial" w:cs="Arial"/>
          <w:sz w:val="24"/>
          <w:szCs w:val="24"/>
        </w:rPr>
        <w:t xml:space="preserve">It was my wife </w:t>
      </w:r>
      <w:r w:rsidR="00C21020" w:rsidRPr="00C21020">
        <w:rPr>
          <w:rFonts w:ascii="Arial" w:eastAsia="Arial" w:hAnsi="Arial" w:cs="Arial"/>
          <w:b/>
          <w:bCs/>
          <w:sz w:val="24"/>
          <w:szCs w:val="24"/>
        </w:rPr>
        <w:t>birthday</w:t>
      </w:r>
      <w:r w:rsidR="000171E7">
        <w:rPr>
          <w:rFonts w:ascii="Arial" w:eastAsia="Arial" w:hAnsi="Arial" w:cs="Arial"/>
          <w:sz w:val="24"/>
          <w:szCs w:val="24"/>
        </w:rPr>
        <w:t xml:space="preserve"> </w:t>
      </w:r>
      <w:r w:rsidR="00C21020" w:rsidRPr="00C21020">
        <w:rPr>
          <w:rFonts w:ascii="Arial" w:eastAsia="Arial" w:hAnsi="Arial" w:cs="Arial"/>
          <w:sz w:val="24"/>
          <w:szCs w:val="24"/>
        </w:rPr>
        <w:t>and really everything was perfect. The service provided by George was amazing and every single dish we ordered absolutely perfect!</w:t>
      </w:r>
      <w:r w:rsidR="000171E7">
        <w:rPr>
          <w:rFonts w:ascii="Arial" w:eastAsia="Arial" w:hAnsi="Arial" w:cs="Arial"/>
          <w:sz w:val="24"/>
          <w:szCs w:val="24"/>
        </w:rPr>
        <w:t>”</w:t>
      </w:r>
    </w:p>
    <w:p w14:paraId="27F9DDF3" w14:textId="3642EBE5"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4134414F" w14:textId="12CD1B46" w:rsidR="0237C132" w:rsidRDefault="0237C132" w:rsidP="009A46D7">
      <w:pPr>
        <w:spacing w:after="0" w:line="240" w:lineRule="auto"/>
        <w:rPr>
          <w:rFonts w:ascii="Arial" w:eastAsia="Arial" w:hAnsi="Arial" w:cs="Arial"/>
          <w:color w:val="000000" w:themeColor="text1"/>
          <w:sz w:val="24"/>
          <w:szCs w:val="24"/>
        </w:rPr>
      </w:pPr>
      <w:r w:rsidRPr="7E5B2AFB">
        <w:rPr>
          <w:rFonts w:ascii="Arial" w:eastAsia="Arial" w:hAnsi="Arial" w:cs="Arial"/>
          <w:color w:val="000000" w:themeColor="text1"/>
          <w:sz w:val="24"/>
          <w:szCs w:val="24"/>
        </w:rPr>
        <w:t>For negative reviews, the most notable words were:</w:t>
      </w:r>
    </w:p>
    <w:p w14:paraId="3337C3CB" w14:textId="77777777" w:rsidR="00DF3539" w:rsidRPr="009A46D7" w:rsidRDefault="00DF3539" w:rsidP="009A46D7">
      <w:pPr>
        <w:spacing w:after="0" w:line="240" w:lineRule="auto"/>
        <w:rPr>
          <w:rFonts w:ascii="Arial" w:eastAsia="Arial" w:hAnsi="Arial" w:cs="Arial"/>
          <w:color w:val="000000" w:themeColor="text1"/>
          <w:sz w:val="24"/>
          <w:szCs w:val="24"/>
        </w:rPr>
      </w:pPr>
    </w:p>
    <w:p w14:paraId="7E1115E4" w14:textId="606C768B" w:rsidR="0237C132" w:rsidRDefault="0237C132" w:rsidP="009A46D7">
      <w:pPr>
        <w:pStyle w:val="ListParagraph"/>
        <w:numPr>
          <w:ilvl w:val="0"/>
          <w:numId w:val="1"/>
        </w:numPr>
        <w:spacing w:after="0" w:line="240" w:lineRule="auto"/>
        <w:rPr>
          <w:rFonts w:ascii="Arial" w:eastAsia="Arial" w:hAnsi="Arial" w:cs="Arial"/>
          <w:sz w:val="24"/>
          <w:szCs w:val="24"/>
        </w:rPr>
      </w:pPr>
      <w:r w:rsidRPr="7E5B2AFB">
        <w:rPr>
          <w:rFonts w:ascii="Arial" w:eastAsia="Arial" w:hAnsi="Arial" w:cs="Arial"/>
          <w:sz w:val="24"/>
          <w:szCs w:val="24"/>
        </w:rPr>
        <w:t>Loud: Guests who gave negative reviews complained that the overall environment was too loud, which made them dissatisfied with dining there, and they will likely not go there again.</w:t>
      </w:r>
    </w:p>
    <w:p w14:paraId="73B6ED95" w14:textId="77777777" w:rsidR="00214A5B" w:rsidRPr="00214A5B" w:rsidRDefault="00214A5B" w:rsidP="009A46D7">
      <w:pPr>
        <w:spacing w:after="0" w:line="240" w:lineRule="auto"/>
        <w:ind w:left="360"/>
        <w:rPr>
          <w:rFonts w:ascii="Arial" w:eastAsia="Arial" w:hAnsi="Arial" w:cs="Arial"/>
          <w:sz w:val="24"/>
          <w:szCs w:val="24"/>
        </w:rPr>
      </w:pPr>
    </w:p>
    <w:p w14:paraId="536C362F" w14:textId="09EB06FA" w:rsidR="00FC563A" w:rsidRDefault="00FC563A" w:rsidP="009A46D7">
      <w:pPr>
        <w:pStyle w:val="ListParagraph"/>
        <w:numPr>
          <w:ilvl w:val="1"/>
          <w:numId w:val="1"/>
        </w:numPr>
        <w:spacing w:after="0" w:line="240" w:lineRule="auto"/>
        <w:rPr>
          <w:rFonts w:ascii="Arial" w:eastAsia="Arial" w:hAnsi="Arial" w:cs="Arial"/>
          <w:sz w:val="24"/>
          <w:szCs w:val="24"/>
        </w:rPr>
      </w:pPr>
      <w:r>
        <w:rPr>
          <w:rFonts w:ascii="Arial" w:eastAsia="Arial" w:hAnsi="Arial" w:cs="Arial"/>
          <w:sz w:val="24"/>
          <w:szCs w:val="24"/>
        </w:rPr>
        <w:t>Review from 10</w:t>
      </w:r>
      <w:r w:rsidR="007A5A63">
        <w:rPr>
          <w:rFonts w:ascii="Arial" w:eastAsia="Arial" w:hAnsi="Arial" w:cs="Arial"/>
          <w:sz w:val="24"/>
          <w:szCs w:val="24"/>
        </w:rPr>
        <w:t xml:space="preserve">/03/2024 talking </w:t>
      </w:r>
      <w:r w:rsidR="005F0C00">
        <w:rPr>
          <w:rFonts w:ascii="Arial" w:eastAsia="Arial" w:hAnsi="Arial" w:cs="Arial"/>
          <w:sz w:val="24"/>
          <w:szCs w:val="24"/>
        </w:rPr>
        <w:t>about noise levels: “</w:t>
      </w:r>
      <w:r w:rsidR="005F0C00" w:rsidRPr="005F0C00">
        <w:rPr>
          <w:rFonts w:ascii="Arial" w:eastAsia="Arial" w:hAnsi="Arial" w:cs="Arial"/>
          <w:sz w:val="24"/>
          <w:szCs w:val="24"/>
        </w:rPr>
        <w:t xml:space="preserve">Lovely remodel. Two main pieces of feedback: 1) dining room </w:t>
      </w:r>
      <w:r w:rsidR="005F0C00" w:rsidRPr="005F0C00">
        <w:rPr>
          <w:rFonts w:ascii="Arial" w:eastAsia="Arial" w:hAnsi="Arial" w:cs="Arial"/>
          <w:b/>
          <w:bCs/>
          <w:sz w:val="24"/>
          <w:szCs w:val="24"/>
        </w:rPr>
        <w:t>noise level pretty high</w:t>
      </w:r>
      <w:r w:rsidR="005F0C00" w:rsidRPr="005F0C00">
        <w:rPr>
          <w:rFonts w:ascii="Arial" w:eastAsia="Arial" w:hAnsi="Arial" w:cs="Arial"/>
          <w:sz w:val="24"/>
          <w:szCs w:val="24"/>
        </w:rPr>
        <w:t>. 2) dress code: disappointed to see patrons wearing graphic t-shirts, baseball caps and gym shoes.</w:t>
      </w:r>
      <w:r w:rsidR="005F0C00">
        <w:rPr>
          <w:rFonts w:ascii="Arial" w:eastAsia="Arial" w:hAnsi="Arial" w:cs="Arial"/>
          <w:sz w:val="24"/>
          <w:szCs w:val="24"/>
        </w:rPr>
        <w:t>”</w:t>
      </w:r>
    </w:p>
    <w:p w14:paraId="6094CE90" w14:textId="77777777" w:rsidR="00214A5B" w:rsidRPr="00214A5B" w:rsidRDefault="00214A5B" w:rsidP="009A46D7">
      <w:pPr>
        <w:spacing w:after="0" w:line="240" w:lineRule="auto"/>
        <w:ind w:left="1080"/>
        <w:rPr>
          <w:rFonts w:ascii="Arial" w:eastAsia="Arial" w:hAnsi="Arial" w:cs="Arial"/>
          <w:sz w:val="24"/>
          <w:szCs w:val="24"/>
        </w:rPr>
      </w:pPr>
    </w:p>
    <w:p w14:paraId="3CFCC24A" w14:textId="77777777" w:rsidR="0237C132" w:rsidRDefault="0237C132" w:rsidP="009A46D7">
      <w:pPr>
        <w:pStyle w:val="ListParagraph"/>
        <w:numPr>
          <w:ilvl w:val="0"/>
          <w:numId w:val="1"/>
        </w:numPr>
        <w:spacing w:after="0" w:line="240" w:lineRule="auto"/>
        <w:rPr>
          <w:rFonts w:ascii="Arial" w:eastAsia="Arial" w:hAnsi="Arial" w:cs="Arial"/>
          <w:sz w:val="24"/>
          <w:szCs w:val="24"/>
        </w:rPr>
      </w:pPr>
      <w:r w:rsidRPr="7E5B2AFB">
        <w:rPr>
          <w:rFonts w:ascii="Arial" w:eastAsia="Arial" w:hAnsi="Arial" w:cs="Arial"/>
          <w:sz w:val="24"/>
          <w:szCs w:val="24"/>
        </w:rPr>
        <w:t>Disappoint: Overall, guests were disappointed with their overall experience at Fleming</w:t>
      </w:r>
      <w:r w:rsidR="00E07589">
        <w:rPr>
          <w:rFonts w:ascii="Arial" w:eastAsia="Arial" w:hAnsi="Arial" w:cs="Arial"/>
          <w:sz w:val="24"/>
          <w:szCs w:val="24"/>
        </w:rPr>
        <w:t>’</w:t>
      </w:r>
      <w:r w:rsidRPr="7E5B2AFB">
        <w:rPr>
          <w:rFonts w:ascii="Arial" w:eastAsia="Arial" w:hAnsi="Arial" w:cs="Arial"/>
          <w:sz w:val="24"/>
          <w:szCs w:val="24"/>
        </w:rPr>
        <w:t>s Steakhouse. When going there, they expected more from the overall experience, which they did not get when dining at the restaurant.</w:t>
      </w:r>
    </w:p>
    <w:p w14:paraId="01D5F392" w14:textId="77777777" w:rsidR="00214A5B" w:rsidRPr="00214A5B" w:rsidRDefault="00214A5B" w:rsidP="009A46D7">
      <w:pPr>
        <w:spacing w:after="0" w:line="240" w:lineRule="auto"/>
        <w:ind w:left="360"/>
        <w:rPr>
          <w:rFonts w:ascii="Arial" w:eastAsia="Arial" w:hAnsi="Arial" w:cs="Arial"/>
          <w:sz w:val="24"/>
          <w:szCs w:val="24"/>
        </w:rPr>
      </w:pPr>
    </w:p>
    <w:p w14:paraId="3896F601" w14:textId="2D4366AC" w:rsidR="004036BD" w:rsidRDefault="004036BD" w:rsidP="009A46D7">
      <w:pPr>
        <w:pStyle w:val="ListParagraph"/>
        <w:numPr>
          <w:ilvl w:val="1"/>
          <w:numId w:val="1"/>
        </w:numPr>
        <w:spacing w:after="0" w:line="240" w:lineRule="auto"/>
        <w:rPr>
          <w:rFonts w:ascii="Arial" w:eastAsia="Arial" w:hAnsi="Arial" w:cs="Arial"/>
          <w:sz w:val="24"/>
          <w:szCs w:val="24"/>
        </w:rPr>
      </w:pPr>
      <w:r>
        <w:rPr>
          <w:rFonts w:ascii="Arial" w:eastAsia="Arial" w:hAnsi="Arial" w:cs="Arial"/>
          <w:sz w:val="24"/>
          <w:szCs w:val="24"/>
        </w:rPr>
        <w:t>Review from 10/</w:t>
      </w:r>
      <w:r w:rsidR="00D82400">
        <w:rPr>
          <w:rFonts w:ascii="Arial" w:eastAsia="Arial" w:hAnsi="Arial" w:cs="Arial"/>
          <w:sz w:val="24"/>
          <w:szCs w:val="24"/>
        </w:rPr>
        <w:t>25/2024: “</w:t>
      </w:r>
      <w:r w:rsidR="00D82400" w:rsidRPr="00D82400">
        <w:rPr>
          <w:rFonts w:ascii="Arial" w:eastAsia="Arial" w:hAnsi="Arial" w:cs="Arial"/>
          <w:sz w:val="24"/>
          <w:szCs w:val="24"/>
        </w:rPr>
        <w:t xml:space="preserve">Beautiful decor, but </w:t>
      </w:r>
      <w:r w:rsidR="00D82400" w:rsidRPr="00D82400">
        <w:rPr>
          <w:rFonts w:ascii="Arial" w:eastAsia="Arial" w:hAnsi="Arial" w:cs="Arial"/>
          <w:b/>
          <w:bCs/>
          <w:sz w:val="24"/>
          <w:szCs w:val="24"/>
        </w:rPr>
        <w:t xml:space="preserve">disappointing </w:t>
      </w:r>
      <w:r w:rsidR="00D82400" w:rsidRPr="00D82400">
        <w:rPr>
          <w:rFonts w:ascii="Arial" w:eastAsia="Arial" w:hAnsi="Arial" w:cs="Arial"/>
          <w:sz w:val="24"/>
          <w:szCs w:val="24"/>
        </w:rPr>
        <w:t>food and service. Steak was thin, not cooked as requested, Brussels dry, and it took forever to get our food. Water was not filled, generally lackluster service.</w:t>
      </w:r>
      <w:r w:rsidR="00D82400">
        <w:rPr>
          <w:rFonts w:ascii="Arial" w:eastAsia="Arial" w:hAnsi="Arial" w:cs="Arial"/>
          <w:sz w:val="24"/>
          <w:szCs w:val="24"/>
        </w:rPr>
        <w:t>”</w:t>
      </w:r>
    </w:p>
    <w:p w14:paraId="414342D0" w14:textId="77777777" w:rsidR="00593D10" w:rsidRPr="00593D10" w:rsidRDefault="00593D10" w:rsidP="009A46D7">
      <w:pPr>
        <w:spacing w:after="0" w:line="240" w:lineRule="auto"/>
        <w:rPr>
          <w:rFonts w:ascii="Arial" w:eastAsia="Arial" w:hAnsi="Arial" w:cs="Arial"/>
          <w:sz w:val="24"/>
          <w:szCs w:val="24"/>
        </w:rPr>
      </w:pPr>
    </w:p>
    <w:p w14:paraId="7F94E80A" w14:textId="6EFC3A72" w:rsidR="0237C132" w:rsidRDefault="0237C132" w:rsidP="009A46D7">
      <w:pPr>
        <w:pStyle w:val="ListParagraph"/>
        <w:numPr>
          <w:ilvl w:val="0"/>
          <w:numId w:val="1"/>
        </w:numPr>
        <w:spacing w:after="0" w:line="240" w:lineRule="auto"/>
        <w:rPr>
          <w:rFonts w:ascii="Arial" w:eastAsia="Arial" w:hAnsi="Arial" w:cs="Arial"/>
          <w:sz w:val="24"/>
          <w:szCs w:val="24"/>
        </w:rPr>
      </w:pPr>
      <w:r w:rsidRPr="7E5B2AFB">
        <w:rPr>
          <w:rFonts w:ascii="Arial" w:eastAsia="Arial" w:hAnsi="Arial" w:cs="Arial"/>
          <w:sz w:val="24"/>
          <w:szCs w:val="24"/>
        </w:rPr>
        <w:t>Service: As service was a positive word, it was also associated with a negative feeling. Guests were given negative reviews and were not pleased with the service, saying that the food took too long to come out and that they waited longer than expected to get seated.</w:t>
      </w:r>
    </w:p>
    <w:p w14:paraId="0A93469A" w14:textId="77777777" w:rsidR="00214A5B" w:rsidRPr="00214A5B" w:rsidRDefault="00214A5B" w:rsidP="009A46D7">
      <w:pPr>
        <w:spacing w:after="0" w:line="240" w:lineRule="auto"/>
        <w:ind w:left="360"/>
        <w:rPr>
          <w:rFonts w:ascii="Arial" w:eastAsia="Arial" w:hAnsi="Arial" w:cs="Arial"/>
          <w:sz w:val="24"/>
          <w:szCs w:val="24"/>
        </w:rPr>
      </w:pPr>
    </w:p>
    <w:p w14:paraId="5FA11399" w14:textId="4687AD91" w:rsidR="008377FB" w:rsidRPr="004036BD" w:rsidRDefault="008377FB" w:rsidP="009A46D7">
      <w:pPr>
        <w:pStyle w:val="ListParagraph"/>
        <w:numPr>
          <w:ilvl w:val="1"/>
          <w:numId w:val="1"/>
        </w:numPr>
        <w:spacing w:after="0" w:line="240" w:lineRule="auto"/>
        <w:rPr>
          <w:rFonts w:ascii="Arial" w:eastAsia="Arial" w:hAnsi="Arial" w:cs="Arial"/>
          <w:sz w:val="24"/>
          <w:szCs w:val="24"/>
        </w:rPr>
      </w:pPr>
      <w:r>
        <w:rPr>
          <w:rFonts w:ascii="Arial" w:eastAsia="Arial" w:hAnsi="Arial" w:cs="Arial"/>
          <w:sz w:val="24"/>
          <w:szCs w:val="24"/>
        </w:rPr>
        <w:t>Review from 10/</w:t>
      </w:r>
      <w:r w:rsidR="002853F3">
        <w:rPr>
          <w:rFonts w:ascii="Arial" w:eastAsia="Arial" w:hAnsi="Arial" w:cs="Arial"/>
          <w:sz w:val="24"/>
          <w:szCs w:val="24"/>
        </w:rPr>
        <w:t>18/2024: “</w:t>
      </w:r>
      <w:r w:rsidR="002853F3" w:rsidRPr="002853F3">
        <w:rPr>
          <w:rFonts w:ascii="Arial" w:eastAsia="Arial" w:hAnsi="Arial" w:cs="Arial"/>
          <w:sz w:val="24"/>
          <w:szCs w:val="24"/>
        </w:rPr>
        <w:t xml:space="preserve">Asked to split a soup and it came out in one bowl, two spoons. Most steakhouses would have served it in two bowls. Dessert spoon came out dirty (not clean) and had to ask for another. General disfunction was very apparent. Our waitress had a positive attitude, and I appreciated that she would check on us and apologize for whatever mishaps were happening. This feedback is not applicable to her at all but rather the overall logistics. I’ll give it another try in a few months as the food was delicious but definitely </w:t>
      </w:r>
      <w:r w:rsidR="002853F3" w:rsidRPr="002853F3">
        <w:rPr>
          <w:rFonts w:ascii="Arial" w:eastAsia="Arial" w:hAnsi="Arial" w:cs="Arial"/>
          <w:b/>
          <w:bCs/>
          <w:sz w:val="24"/>
          <w:szCs w:val="24"/>
        </w:rPr>
        <w:t>not the Flemings service I remember or expected</w:t>
      </w:r>
      <w:r w:rsidR="002853F3" w:rsidRPr="002853F3">
        <w:rPr>
          <w:rFonts w:ascii="Arial" w:eastAsia="Arial" w:hAnsi="Arial" w:cs="Arial"/>
          <w:sz w:val="24"/>
          <w:szCs w:val="24"/>
        </w:rPr>
        <w:t>.</w:t>
      </w:r>
      <w:r w:rsidR="0059180E">
        <w:rPr>
          <w:rFonts w:ascii="Arial" w:eastAsia="Arial" w:hAnsi="Arial" w:cs="Arial"/>
          <w:sz w:val="24"/>
          <w:szCs w:val="24"/>
        </w:rPr>
        <w:t>”</w:t>
      </w:r>
    </w:p>
    <w:p w14:paraId="00BE58EC" w14:textId="49B84C51" w:rsidR="7E5B2AFB" w:rsidRDefault="7E5B2AFB" w:rsidP="009A46D7">
      <w:pPr>
        <w:spacing w:after="0" w:line="240" w:lineRule="auto"/>
        <w:rPr>
          <w:rFonts w:ascii="Arial" w:eastAsia="Arial" w:hAnsi="Arial" w:cs="Arial"/>
          <w:i/>
          <w:iCs/>
          <w:color w:val="000000" w:themeColor="text1"/>
          <w:sz w:val="24"/>
          <w:szCs w:val="24"/>
        </w:rPr>
      </w:pPr>
    </w:p>
    <w:p w14:paraId="3DC7A0C7" w14:textId="7986D73E" w:rsidR="0237C132" w:rsidRPr="009A46D7" w:rsidRDefault="0237C132" w:rsidP="009A46D7">
      <w:pPr>
        <w:spacing w:after="0" w:line="240" w:lineRule="auto"/>
        <w:rPr>
          <w:rFonts w:ascii="Arial" w:eastAsia="Arial" w:hAnsi="Arial" w:cs="Arial"/>
          <w:i/>
          <w:color w:val="000000" w:themeColor="text1"/>
          <w:sz w:val="24"/>
          <w:szCs w:val="24"/>
        </w:rPr>
      </w:pPr>
      <w:r w:rsidRPr="009A46D7">
        <w:rPr>
          <w:rFonts w:ascii="Arial" w:eastAsia="Arial" w:hAnsi="Arial" w:cs="Arial"/>
          <w:i/>
          <w:iCs/>
          <w:color w:val="000000" w:themeColor="text1"/>
          <w:sz w:val="24"/>
          <w:szCs w:val="24"/>
        </w:rPr>
        <w:t xml:space="preserve">Figure </w:t>
      </w:r>
      <w:r w:rsidR="00DF3539" w:rsidRPr="009A46D7">
        <w:rPr>
          <w:rFonts w:ascii="Arial" w:eastAsia="Arial" w:hAnsi="Arial" w:cs="Arial"/>
          <w:i/>
          <w:iCs/>
          <w:color w:val="000000" w:themeColor="text1"/>
          <w:sz w:val="24"/>
          <w:szCs w:val="24"/>
        </w:rPr>
        <w:t>12</w:t>
      </w:r>
      <w:r w:rsidRPr="009A46D7">
        <w:rPr>
          <w:rFonts w:ascii="Arial" w:eastAsia="Arial" w:hAnsi="Arial" w:cs="Arial"/>
          <w:i/>
          <w:iCs/>
          <w:color w:val="000000" w:themeColor="text1"/>
          <w:sz w:val="24"/>
          <w:szCs w:val="24"/>
        </w:rPr>
        <w:t>:</w:t>
      </w:r>
      <w:r w:rsidR="00DF3539" w:rsidRPr="009A46D7">
        <w:rPr>
          <w:rFonts w:ascii="Arial" w:eastAsia="Arial" w:hAnsi="Arial" w:cs="Arial"/>
          <w:i/>
          <w:iCs/>
          <w:color w:val="000000" w:themeColor="text1"/>
          <w:sz w:val="24"/>
          <w:szCs w:val="24"/>
        </w:rPr>
        <w:t xml:space="preserve"> Valence Reparation (Multiple Emotions)</w:t>
      </w:r>
    </w:p>
    <w:p w14:paraId="1FF757D8" w14:textId="77777777" w:rsidR="00DF3539" w:rsidRPr="009A46D7" w:rsidRDefault="00DF3539" w:rsidP="009A46D7">
      <w:pPr>
        <w:spacing w:after="0" w:line="240" w:lineRule="auto"/>
        <w:rPr>
          <w:rFonts w:ascii="Arial" w:hAnsi="Arial" w:cs="Arial"/>
        </w:rPr>
      </w:pPr>
    </w:p>
    <w:p w14:paraId="5F54AEA7" w14:textId="7EFF7E7B" w:rsidR="0237C132" w:rsidRPr="009A46D7" w:rsidRDefault="0237C132" w:rsidP="009A46D7">
      <w:pPr>
        <w:spacing w:after="0" w:line="240" w:lineRule="auto"/>
        <w:jc w:val="center"/>
        <w:rPr>
          <w:rFonts w:ascii="Arial" w:hAnsi="Arial" w:cs="Arial"/>
        </w:rPr>
      </w:pPr>
      <w:r w:rsidRPr="009A46D7">
        <w:rPr>
          <w:rFonts w:ascii="Arial" w:hAnsi="Arial" w:cs="Arial"/>
          <w:noProof/>
        </w:rPr>
        <w:lastRenderedPageBreak/>
        <w:drawing>
          <wp:inline distT="0" distB="0" distL="0" distR="0" wp14:anchorId="65B217B3" wp14:editId="1A809EB2">
            <wp:extent cx="3162462" cy="2438526"/>
            <wp:effectExtent l="0" t="0" r="0" b="0"/>
            <wp:docPr id="2035664317" name="Picture 203566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62462" cy="2438526"/>
                    </a:xfrm>
                    <a:prstGeom prst="rect">
                      <a:avLst/>
                    </a:prstGeom>
                  </pic:spPr>
                </pic:pic>
              </a:graphicData>
            </a:graphic>
          </wp:inline>
        </w:drawing>
      </w:r>
    </w:p>
    <w:p w14:paraId="547B2EDE" w14:textId="36365878" w:rsidR="7E5B2AFB" w:rsidRDefault="7E5B2AFB" w:rsidP="009A46D7">
      <w:pPr>
        <w:spacing w:after="0" w:line="240" w:lineRule="auto"/>
        <w:jc w:val="center"/>
        <w:rPr>
          <w:rFonts w:ascii="Arial" w:eastAsia="Arial" w:hAnsi="Arial" w:cs="Arial"/>
          <w:color w:val="000000" w:themeColor="text1"/>
          <w:sz w:val="24"/>
          <w:szCs w:val="24"/>
        </w:rPr>
      </w:pPr>
    </w:p>
    <w:p w14:paraId="4BEF9203" w14:textId="619BFDA8" w:rsidR="0237C132" w:rsidRDefault="0237C132" w:rsidP="009A46D7">
      <w:pPr>
        <w:spacing w:after="0" w:line="240" w:lineRule="auto"/>
        <w:rPr>
          <w:rFonts w:ascii="Arial" w:eastAsia="Arial" w:hAnsi="Arial" w:cs="Arial"/>
          <w:color w:val="000000" w:themeColor="text1"/>
          <w:sz w:val="24"/>
          <w:szCs w:val="24"/>
        </w:rPr>
      </w:pPr>
      <w:r w:rsidRPr="7E5B2AFB">
        <w:rPr>
          <w:rFonts w:ascii="Arial" w:eastAsia="Arial" w:hAnsi="Arial" w:cs="Arial"/>
          <w:color w:val="000000" w:themeColor="text1"/>
          <w:sz w:val="24"/>
          <w:szCs w:val="24"/>
        </w:rPr>
        <w:t>This table represents the emotional repartition of the reviews analyzed within this analysis. Based on these reviews, most of the reviews represented joy (46%), trust (30%), and anticipation (14%). From this, people who go to Fleming</w:t>
      </w:r>
      <w:r w:rsidR="00E07589">
        <w:rPr>
          <w:rFonts w:ascii="Arial" w:eastAsia="Arial" w:hAnsi="Arial" w:cs="Arial"/>
          <w:color w:val="000000" w:themeColor="text1"/>
          <w:sz w:val="24"/>
          <w:szCs w:val="24"/>
        </w:rPr>
        <w:t>’</w:t>
      </w:r>
      <w:r w:rsidRPr="7E5B2AFB">
        <w:rPr>
          <w:rFonts w:ascii="Arial" w:eastAsia="Arial" w:hAnsi="Arial" w:cs="Arial"/>
          <w:color w:val="000000" w:themeColor="text1"/>
          <w:sz w:val="24"/>
          <w:szCs w:val="24"/>
        </w:rPr>
        <w:t>s have joy when at their restraint, trust the service and the overall experience they will get, and anticipate when going to Fleming</w:t>
      </w:r>
      <w:r w:rsidR="00E07589">
        <w:rPr>
          <w:rFonts w:ascii="Arial" w:eastAsia="Arial" w:hAnsi="Arial" w:cs="Arial"/>
          <w:color w:val="000000" w:themeColor="text1"/>
          <w:sz w:val="24"/>
          <w:szCs w:val="24"/>
        </w:rPr>
        <w:t>’</w:t>
      </w:r>
      <w:r w:rsidRPr="7E5B2AFB">
        <w:rPr>
          <w:rFonts w:ascii="Arial" w:eastAsia="Arial" w:hAnsi="Arial" w:cs="Arial"/>
          <w:color w:val="000000" w:themeColor="text1"/>
          <w:sz w:val="24"/>
          <w:szCs w:val="24"/>
        </w:rPr>
        <w:t>s Steakhouse. Importantly, this shows that Fleming</w:t>
      </w:r>
      <w:r w:rsidR="00E07589">
        <w:rPr>
          <w:rFonts w:ascii="Arial" w:eastAsia="Arial" w:hAnsi="Arial" w:cs="Arial"/>
          <w:color w:val="000000" w:themeColor="text1"/>
          <w:sz w:val="24"/>
          <w:szCs w:val="24"/>
        </w:rPr>
        <w:t>’</w:t>
      </w:r>
      <w:r w:rsidRPr="7E5B2AFB">
        <w:rPr>
          <w:rFonts w:ascii="Arial" w:eastAsia="Arial" w:hAnsi="Arial" w:cs="Arial"/>
          <w:color w:val="000000" w:themeColor="text1"/>
          <w:sz w:val="24"/>
          <w:szCs w:val="24"/>
        </w:rPr>
        <w:t>s Steakhouse is credible and exciting. Additionally, sadness and anger take up 6% of the reviews, showing that people were overall disappointed and angry about the experience they had at their restaurant.</w:t>
      </w:r>
    </w:p>
    <w:p w14:paraId="6A701CD0" w14:textId="3277CDBF" w:rsidR="0237C132" w:rsidRPr="009A46D7" w:rsidRDefault="0237C132" w:rsidP="009A46D7">
      <w:pPr>
        <w:spacing w:after="0" w:line="240" w:lineRule="auto"/>
        <w:rPr>
          <w:rFonts w:ascii="Arial" w:hAnsi="Arial" w:cs="Arial"/>
        </w:rPr>
      </w:pPr>
      <w:r w:rsidRPr="7E5B2AFB">
        <w:rPr>
          <w:rFonts w:ascii="Arial" w:eastAsia="Arial" w:hAnsi="Arial" w:cs="Arial"/>
          <w:color w:val="000000" w:themeColor="text1"/>
          <w:sz w:val="24"/>
          <w:szCs w:val="24"/>
        </w:rPr>
        <w:t xml:space="preserve"> </w:t>
      </w:r>
    </w:p>
    <w:p w14:paraId="09A31EAA" w14:textId="5AB2A73F" w:rsidR="0237C132" w:rsidRDefault="0237C132" w:rsidP="009A46D7">
      <w:pPr>
        <w:spacing w:after="0" w:line="240" w:lineRule="auto"/>
        <w:rPr>
          <w:rFonts w:ascii="Arial" w:eastAsia="Arial" w:hAnsi="Arial" w:cs="Arial"/>
          <w:i/>
          <w:iCs/>
          <w:color w:val="000000" w:themeColor="text1"/>
          <w:sz w:val="24"/>
          <w:szCs w:val="24"/>
        </w:rPr>
      </w:pPr>
      <w:r w:rsidRPr="009A46D7">
        <w:rPr>
          <w:rFonts w:ascii="Arial" w:eastAsia="Arial" w:hAnsi="Arial" w:cs="Arial"/>
          <w:i/>
          <w:iCs/>
          <w:color w:val="000000" w:themeColor="text1"/>
          <w:sz w:val="24"/>
          <w:szCs w:val="24"/>
        </w:rPr>
        <w:t xml:space="preserve">Figure </w:t>
      </w:r>
      <w:r w:rsidR="00DF3539" w:rsidRPr="009A46D7">
        <w:rPr>
          <w:rFonts w:ascii="Arial" w:eastAsia="Arial" w:hAnsi="Arial" w:cs="Arial"/>
          <w:i/>
          <w:iCs/>
          <w:color w:val="000000" w:themeColor="text1"/>
          <w:sz w:val="24"/>
          <w:szCs w:val="24"/>
        </w:rPr>
        <w:t>13</w:t>
      </w:r>
      <w:r w:rsidRPr="009A46D7">
        <w:rPr>
          <w:rFonts w:ascii="Arial" w:eastAsia="Arial" w:hAnsi="Arial" w:cs="Arial"/>
          <w:i/>
          <w:iCs/>
          <w:color w:val="000000" w:themeColor="text1"/>
          <w:sz w:val="24"/>
          <w:szCs w:val="24"/>
        </w:rPr>
        <w:t>:</w:t>
      </w:r>
      <w:r w:rsidR="00DF3539" w:rsidRPr="009A46D7">
        <w:rPr>
          <w:rFonts w:ascii="Arial" w:eastAsia="Arial" w:hAnsi="Arial" w:cs="Arial"/>
          <w:i/>
          <w:iCs/>
          <w:color w:val="000000" w:themeColor="text1"/>
          <w:sz w:val="24"/>
          <w:szCs w:val="24"/>
        </w:rPr>
        <w:t xml:space="preserve"> </w:t>
      </w:r>
      <w:r w:rsidR="00932DD2" w:rsidRPr="009A46D7">
        <w:rPr>
          <w:rFonts w:ascii="Arial" w:eastAsia="Arial" w:hAnsi="Arial" w:cs="Arial"/>
          <w:i/>
          <w:iCs/>
          <w:color w:val="000000" w:themeColor="text1"/>
          <w:sz w:val="24"/>
          <w:szCs w:val="24"/>
        </w:rPr>
        <w:t>Word Cloud Associated with</w:t>
      </w:r>
      <w:r w:rsidR="007713ED" w:rsidRPr="009A46D7">
        <w:rPr>
          <w:rFonts w:ascii="Arial" w:eastAsia="Arial" w:hAnsi="Arial" w:cs="Arial"/>
          <w:i/>
          <w:iCs/>
          <w:color w:val="000000" w:themeColor="text1"/>
          <w:sz w:val="24"/>
          <w:szCs w:val="24"/>
        </w:rPr>
        <w:t xml:space="preserve"> Reviews Deemed by the Multiple Emotions</w:t>
      </w:r>
    </w:p>
    <w:p w14:paraId="2084CFFD" w14:textId="77777777" w:rsidR="009A46D7" w:rsidRPr="009A46D7" w:rsidRDefault="009A46D7" w:rsidP="009A46D7">
      <w:pPr>
        <w:spacing w:after="0" w:line="240" w:lineRule="auto"/>
        <w:rPr>
          <w:rFonts w:ascii="Arial" w:eastAsia="Arial" w:hAnsi="Arial" w:cs="Arial"/>
          <w:i/>
          <w:iCs/>
          <w:color w:val="000000" w:themeColor="text1"/>
          <w:sz w:val="24"/>
          <w:szCs w:val="24"/>
        </w:rPr>
      </w:pPr>
    </w:p>
    <w:p w14:paraId="48266678" w14:textId="721BC08B" w:rsidR="7E5B2AFB" w:rsidRPr="009A46D7" w:rsidRDefault="0237C132" w:rsidP="009A46D7">
      <w:pPr>
        <w:spacing w:after="0" w:line="240" w:lineRule="auto"/>
        <w:jc w:val="center"/>
        <w:rPr>
          <w:rFonts w:ascii="Arial" w:hAnsi="Arial" w:cs="Arial"/>
        </w:rPr>
      </w:pPr>
      <w:r w:rsidRPr="009A46D7">
        <w:rPr>
          <w:rFonts w:ascii="Arial" w:hAnsi="Arial" w:cs="Arial"/>
          <w:noProof/>
        </w:rPr>
        <w:drawing>
          <wp:inline distT="0" distB="0" distL="0" distR="0" wp14:anchorId="0C9D252B" wp14:editId="54A229A3">
            <wp:extent cx="2825570" cy="2720050"/>
            <wp:effectExtent l="0" t="0" r="0" b="0"/>
            <wp:docPr id="234764304" name="Picture 23476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64304"/>
                    <pic:cNvPicPr/>
                  </pic:nvPicPr>
                  <pic:blipFill>
                    <a:blip r:embed="rId27">
                      <a:extLst>
                        <a:ext uri="{28A0092B-C50C-407E-A947-70E740481C1C}">
                          <a14:useLocalDpi xmlns:a14="http://schemas.microsoft.com/office/drawing/2010/main" val="0"/>
                        </a:ext>
                      </a:extLst>
                    </a:blip>
                    <a:stretch>
                      <a:fillRect/>
                    </a:stretch>
                  </pic:blipFill>
                  <pic:spPr>
                    <a:xfrm>
                      <a:off x="0" y="0"/>
                      <a:ext cx="2825570" cy="2720050"/>
                    </a:xfrm>
                    <a:prstGeom prst="rect">
                      <a:avLst/>
                    </a:prstGeom>
                  </pic:spPr>
                </pic:pic>
              </a:graphicData>
            </a:graphic>
          </wp:inline>
        </w:drawing>
      </w:r>
    </w:p>
    <w:p w14:paraId="5EC8A1F8" w14:textId="13C38472" w:rsidR="00C53A4C" w:rsidRPr="009A46D7" w:rsidRDefault="00C53A4C" w:rsidP="009A46D7">
      <w:pPr>
        <w:spacing w:after="0" w:line="240" w:lineRule="auto"/>
        <w:jc w:val="center"/>
        <w:rPr>
          <w:rFonts w:ascii="Arial" w:hAnsi="Arial" w:cs="Arial"/>
        </w:rPr>
      </w:pPr>
    </w:p>
    <w:p w14:paraId="3E367381" w14:textId="72913CCA" w:rsidR="00882424" w:rsidRDefault="009D1919" w:rsidP="009A46D7">
      <w:pPr>
        <w:spacing w:after="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t>Figure 5</w:t>
      </w:r>
      <w:r w:rsidR="0237C132" w:rsidRPr="7E5B2AFB">
        <w:rPr>
          <w:rFonts w:ascii="Arial" w:eastAsia="Arial" w:hAnsi="Arial" w:cs="Arial"/>
          <w:color w:val="000000" w:themeColor="text1"/>
          <w:sz w:val="24"/>
          <w:szCs w:val="24"/>
        </w:rPr>
        <w:t xml:space="preserve"> represents the emotion word cloud. </w:t>
      </w:r>
      <w:r>
        <w:rPr>
          <w:rFonts w:ascii="Arial" w:eastAsia="Arial" w:hAnsi="Arial" w:cs="Arial"/>
          <w:color w:val="000000" w:themeColor="text1"/>
          <w:sz w:val="24"/>
          <w:szCs w:val="24"/>
        </w:rPr>
        <w:t>As noted above</w:t>
      </w:r>
      <w:r w:rsidR="0237C132" w:rsidRPr="7E5B2AFB">
        <w:rPr>
          <w:rFonts w:ascii="Arial" w:eastAsia="Arial" w:hAnsi="Arial" w:cs="Arial"/>
          <w:color w:val="000000" w:themeColor="text1"/>
          <w:sz w:val="24"/>
          <w:szCs w:val="24"/>
        </w:rPr>
        <w:t>, experience is the most significant word used and was associated most with the emotion of surprise. Overall, customers were positively surprised with the experience that the staff of Fleming</w:t>
      </w:r>
      <w:r w:rsidR="00077FBB">
        <w:rPr>
          <w:rFonts w:ascii="Arial" w:eastAsia="Arial" w:hAnsi="Arial" w:cs="Arial"/>
          <w:color w:val="000000" w:themeColor="text1"/>
          <w:sz w:val="24"/>
          <w:szCs w:val="24"/>
        </w:rPr>
        <w:t>’</w:t>
      </w:r>
      <w:r w:rsidR="0237C132" w:rsidRPr="7E5B2AFB">
        <w:rPr>
          <w:rFonts w:ascii="Arial" w:eastAsia="Arial" w:hAnsi="Arial" w:cs="Arial"/>
          <w:color w:val="000000" w:themeColor="text1"/>
          <w:sz w:val="24"/>
          <w:szCs w:val="24"/>
        </w:rPr>
        <w:t xml:space="preserve">s Steakhouse gave them. </w:t>
      </w:r>
    </w:p>
    <w:p w14:paraId="1F554A06" w14:textId="77777777" w:rsidR="00FD4CBF" w:rsidRDefault="00FD4CBF" w:rsidP="009A46D7">
      <w:pPr>
        <w:spacing w:after="0" w:line="240" w:lineRule="auto"/>
        <w:rPr>
          <w:rFonts w:ascii="Arial" w:eastAsia="Arial" w:hAnsi="Arial" w:cs="Arial"/>
          <w:color w:val="000000" w:themeColor="text1"/>
          <w:sz w:val="24"/>
          <w:szCs w:val="24"/>
        </w:rPr>
      </w:pPr>
    </w:p>
    <w:p w14:paraId="24318C95" w14:textId="6A5AB1F8" w:rsidR="00FD4CBF" w:rsidRDefault="00882424" w:rsidP="009A46D7">
      <w:pPr>
        <w:pStyle w:val="ListParagraph"/>
        <w:numPr>
          <w:ilvl w:val="0"/>
          <w:numId w:val="27"/>
        </w:numPr>
        <w:spacing w:after="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t xml:space="preserve">Review from </w:t>
      </w:r>
      <w:r w:rsidR="00FD4CBF">
        <w:rPr>
          <w:rFonts w:ascii="Arial" w:eastAsia="Arial" w:hAnsi="Arial" w:cs="Arial"/>
          <w:color w:val="000000" w:themeColor="text1"/>
          <w:sz w:val="24"/>
          <w:szCs w:val="24"/>
        </w:rPr>
        <w:t>09/13/2024: “</w:t>
      </w:r>
      <w:r w:rsidR="00FD4CBF" w:rsidRPr="00FD4CBF">
        <w:rPr>
          <w:rFonts w:ascii="Arial" w:eastAsia="Arial" w:hAnsi="Arial" w:cs="Arial"/>
          <w:color w:val="000000" w:themeColor="text1"/>
          <w:sz w:val="24"/>
          <w:szCs w:val="24"/>
        </w:rPr>
        <w:t xml:space="preserve">Excellent dining </w:t>
      </w:r>
      <w:r w:rsidR="00FD4CBF" w:rsidRPr="000117E5">
        <w:rPr>
          <w:rFonts w:ascii="Arial" w:eastAsia="Arial" w:hAnsi="Arial" w:cs="Arial"/>
          <w:b/>
          <w:bCs/>
          <w:color w:val="000000" w:themeColor="text1"/>
          <w:sz w:val="24"/>
          <w:szCs w:val="24"/>
        </w:rPr>
        <w:t>experience</w:t>
      </w:r>
      <w:r w:rsidR="00FD4CBF" w:rsidRPr="00FD4CBF">
        <w:rPr>
          <w:rFonts w:ascii="Arial" w:eastAsia="Arial" w:hAnsi="Arial" w:cs="Arial"/>
          <w:color w:val="000000" w:themeColor="text1"/>
          <w:sz w:val="24"/>
          <w:szCs w:val="24"/>
        </w:rPr>
        <w:t xml:space="preserve"> at the gorgeous new flagship restaurant. Accommodated my preferences and took wonderful care of us. Thank you!</w:t>
      </w:r>
      <w:r w:rsidR="00FD4CBF">
        <w:rPr>
          <w:rFonts w:ascii="Arial" w:eastAsia="Arial" w:hAnsi="Arial" w:cs="Arial"/>
          <w:color w:val="000000" w:themeColor="text1"/>
          <w:sz w:val="24"/>
          <w:szCs w:val="24"/>
        </w:rPr>
        <w:t>”</w:t>
      </w:r>
    </w:p>
    <w:p w14:paraId="72195FAB" w14:textId="77777777" w:rsidR="00A31A9C" w:rsidRPr="00A31A9C" w:rsidRDefault="00A31A9C" w:rsidP="009A46D7">
      <w:pPr>
        <w:spacing w:after="0" w:line="240" w:lineRule="auto"/>
        <w:rPr>
          <w:rFonts w:ascii="Arial" w:eastAsia="Arial" w:hAnsi="Arial" w:cs="Arial"/>
          <w:color w:val="000000" w:themeColor="text1"/>
          <w:sz w:val="24"/>
          <w:szCs w:val="24"/>
        </w:rPr>
      </w:pPr>
    </w:p>
    <w:p w14:paraId="19717FE0" w14:textId="4AD9D9A9" w:rsidR="009C17DE" w:rsidRDefault="0237C132" w:rsidP="009A46D7">
      <w:pPr>
        <w:spacing w:after="0" w:line="240" w:lineRule="auto"/>
        <w:rPr>
          <w:rFonts w:ascii="Arial" w:eastAsia="Arial" w:hAnsi="Arial" w:cs="Arial"/>
          <w:color w:val="000000" w:themeColor="text1"/>
          <w:sz w:val="24"/>
          <w:szCs w:val="24"/>
        </w:rPr>
      </w:pPr>
      <w:r w:rsidRPr="7E5B2AFB">
        <w:rPr>
          <w:rFonts w:ascii="Arial" w:eastAsia="Arial" w:hAnsi="Arial" w:cs="Arial"/>
          <w:color w:val="000000" w:themeColor="text1"/>
          <w:sz w:val="24"/>
          <w:szCs w:val="24"/>
        </w:rPr>
        <w:t>As there are positive emotions, there are negative emotions. Specifically,</w:t>
      </w:r>
      <w:r w:rsidR="00316331">
        <w:rPr>
          <w:rFonts w:ascii="Arial" w:eastAsia="Arial" w:hAnsi="Arial" w:cs="Arial"/>
          <w:color w:val="000000" w:themeColor="text1"/>
          <w:sz w:val="24"/>
          <w:szCs w:val="24"/>
        </w:rPr>
        <w:t xml:space="preserve"> </w:t>
      </w:r>
      <w:r w:rsidRPr="7E5B2AFB">
        <w:rPr>
          <w:rFonts w:ascii="Arial" w:eastAsia="Arial" w:hAnsi="Arial" w:cs="Arial"/>
          <w:color w:val="000000" w:themeColor="text1"/>
          <w:sz w:val="24"/>
          <w:szCs w:val="24"/>
        </w:rPr>
        <w:t xml:space="preserve">disappointment was correlated with disgust the most. </w:t>
      </w:r>
    </w:p>
    <w:p w14:paraId="4A0E230B" w14:textId="77777777" w:rsidR="009C17DE" w:rsidRDefault="009C17DE" w:rsidP="009A46D7">
      <w:pPr>
        <w:spacing w:after="0" w:line="240" w:lineRule="auto"/>
        <w:rPr>
          <w:rFonts w:ascii="Arial" w:eastAsia="Arial" w:hAnsi="Arial" w:cs="Arial"/>
          <w:color w:val="000000" w:themeColor="text1"/>
          <w:sz w:val="24"/>
          <w:szCs w:val="24"/>
        </w:rPr>
      </w:pPr>
    </w:p>
    <w:p w14:paraId="3EBD4849" w14:textId="6AB544BB" w:rsidR="009C17DE" w:rsidRPr="009C17DE" w:rsidRDefault="009C17DE" w:rsidP="009A46D7">
      <w:pPr>
        <w:pStyle w:val="ListParagraph"/>
        <w:numPr>
          <w:ilvl w:val="0"/>
          <w:numId w:val="27"/>
        </w:numPr>
        <w:spacing w:after="0" w:line="240" w:lineRule="auto"/>
        <w:rPr>
          <w:rFonts w:ascii="Arial" w:eastAsia="Arial" w:hAnsi="Arial" w:cs="Arial"/>
          <w:color w:val="000000" w:themeColor="text1"/>
          <w:sz w:val="24"/>
          <w:szCs w:val="24"/>
        </w:rPr>
      </w:pPr>
      <w:r>
        <w:rPr>
          <w:rFonts w:ascii="Arial" w:eastAsia="Arial" w:hAnsi="Arial" w:cs="Arial"/>
          <w:color w:val="000000" w:themeColor="text1"/>
          <w:sz w:val="24"/>
          <w:szCs w:val="24"/>
        </w:rPr>
        <w:t xml:space="preserve">Review from </w:t>
      </w:r>
      <w:r w:rsidR="000117E5">
        <w:rPr>
          <w:rFonts w:ascii="Arial" w:eastAsia="Arial" w:hAnsi="Arial" w:cs="Arial"/>
          <w:color w:val="000000" w:themeColor="text1"/>
          <w:sz w:val="24"/>
          <w:szCs w:val="24"/>
        </w:rPr>
        <w:t>09/13/2024: “</w:t>
      </w:r>
      <w:r w:rsidR="000117E5" w:rsidRPr="000117E5">
        <w:rPr>
          <w:rFonts w:ascii="Arial" w:eastAsia="Arial" w:hAnsi="Arial" w:cs="Arial"/>
          <w:color w:val="000000" w:themeColor="text1"/>
          <w:sz w:val="24"/>
          <w:szCs w:val="24"/>
        </w:rPr>
        <w:t xml:space="preserve">The new restaurant is a huge </w:t>
      </w:r>
      <w:r w:rsidR="000117E5" w:rsidRPr="000117E5">
        <w:rPr>
          <w:rFonts w:ascii="Arial" w:eastAsia="Arial" w:hAnsi="Arial" w:cs="Arial"/>
          <w:b/>
          <w:bCs/>
          <w:color w:val="000000" w:themeColor="text1"/>
          <w:sz w:val="24"/>
          <w:szCs w:val="24"/>
        </w:rPr>
        <w:t>disappointment</w:t>
      </w:r>
      <w:r w:rsidR="000117E5" w:rsidRPr="000117E5">
        <w:rPr>
          <w:rFonts w:ascii="Arial" w:eastAsia="Arial" w:hAnsi="Arial" w:cs="Arial"/>
          <w:color w:val="000000" w:themeColor="text1"/>
          <w:sz w:val="24"/>
          <w:szCs w:val="24"/>
        </w:rPr>
        <w:t>. Loud, industrial and lacking in charm. The designer should be fired and the interior redone. Once my favorite steakhouse is off our list and we will go to Capital Grill.</w:t>
      </w:r>
      <w:r w:rsidR="000117E5">
        <w:rPr>
          <w:rFonts w:ascii="Arial" w:eastAsia="Arial" w:hAnsi="Arial" w:cs="Arial"/>
          <w:color w:val="000000" w:themeColor="text1"/>
          <w:sz w:val="24"/>
          <w:szCs w:val="24"/>
        </w:rPr>
        <w:t>”</w:t>
      </w:r>
    </w:p>
    <w:p w14:paraId="35972D0A" w14:textId="77777777" w:rsidR="009C17DE" w:rsidRDefault="009C17DE" w:rsidP="009A46D7">
      <w:pPr>
        <w:spacing w:after="0" w:line="240" w:lineRule="auto"/>
        <w:rPr>
          <w:rFonts w:ascii="Arial" w:eastAsia="Arial" w:hAnsi="Arial" w:cs="Arial"/>
          <w:color w:val="000000" w:themeColor="text1"/>
          <w:sz w:val="24"/>
          <w:szCs w:val="24"/>
        </w:rPr>
      </w:pPr>
    </w:p>
    <w:p w14:paraId="673D14BB" w14:textId="37B37428" w:rsidR="0237C132" w:rsidRPr="009A46D7" w:rsidRDefault="00316331" w:rsidP="009A46D7">
      <w:pPr>
        <w:spacing w:after="0" w:line="240" w:lineRule="auto"/>
        <w:rPr>
          <w:rFonts w:ascii="Arial" w:hAnsi="Arial" w:cs="Arial"/>
        </w:rPr>
      </w:pPr>
      <w:r>
        <w:rPr>
          <w:rFonts w:ascii="Arial" w:eastAsia="Arial" w:hAnsi="Arial" w:cs="Arial"/>
          <w:color w:val="000000" w:themeColor="text1"/>
          <w:sz w:val="24"/>
          <w:szCs w:val="24"/>
        </w:rPr>
        <w:t>People</w:t>
      </w:r>
      <w:r w:rsidR="0237C132" w:rsidRPr="7E5B2AFB">
        <w:rPr>
          <w:rFonts w:ascii="Arial" w:eastAsia="Arial" w:hAnsi="Arial" w:cs="Arial"/>
          <w:color w:val="000000" w:themeColor="text1"/>
          <w:sz w:val="24"/>
          <w:szCs w:val="24"/>
        </w:rPr>
        <w:t xml:space="preserve"> were disgusted and disappointed with the overall experience they were given. However, it is essential to understand that these reviews were more minor than guests' positive experiences at Fleming</w:t>
      </w:r>
      <w:r w:rsidR="00077FBB">
        <w:rPr>
          <w:rFonts w:ascii="Arial" w:eastAsia="Arial" w:hAnsi="Arial" w:cs="Arial"/>
          <w:color w:val="000000" w:themeColor="text1"/>
          <w:sz w:val="24"/>
          <w:szCs w:val="24"/>
        </w:rPr>
        <w:t>’</w:t>
      </w:r>
      <w:r w:rsidR="0237C132" w:rsidRPr="7E5B2AFB">
        <w:rPr>
          <w:rFonts w:ascii="Arial" w:eastAsia="Arial" w:hAnsi="Arial" w:cs="Arial"/>
          <w:color w:val="000000" w:themeColor="text1"/>
          <w:sz w:val="24"/>
          <w:szCs w:val="24"/>
        </w:rPr>
        <w:t>s Steakhouse. Importantly, these are reviews they should look at to understand why.</w:t>
      </w:r>
      <w:r w:rsidR="00AC07F5">
        <w:rPr>
          <w:rFonts w:ascii="Arial" w:eastAsia="Arial" w:hAnsi="Arial" w:cs="Arial"/>
          <w:color w:val="000000" w:themeColor="text1"/>
          <w:sz w:val="24"/>
          <w:szCs w:val="24"/>
        </w:rPr>
        <w:t xml:space="preserve"> </w:t>
      </w:r>
    </w:p>
    <w:p w14:paraId="3234A288" w14:textId="2EAA59A1" w:rsidR="7E5B2AFB" w:rsidRDefault="7E5B2AFB" w:rsidP="009A46D7">
      <w:pPr>
        <w:spacing w:after="0" w:line="240" w:lineRule="auto"/>
        <w:rPr>
          <w:rFonts w:ascii="Arial" w:eastAsia="Arial" w:hAnsi="Arial" w:cs="Arial"/>
          <w:color w:val="000000" w:themeColor="text1"/>
          <w:sz w:val="24"/>
          <w:szCs w:val="24"/>
        </w:rPr>
      </w:pPr>
    </w:p>
    <w:p w14:paraId="608CC5FD" w14:textId="5353EC16" w:rsidR="0237C132" w:rsidRDefault="0237C132" w:rsidP="009A46D7">
      <w:pPr>
        <w:spacing w:after="0" w:line="240" w:lineRule="auto"/>
        <w:rPr>
          <w:rFonts w:ascii="Arial" w:eastAsia="Arial" w:hAnsi="Arial" w:cs="Arial"/>
          <w:b/>
          <w:bCs/>
          <w:color w:val="000000" w:themeColor="text1"/>
          <w:sz w:val="24"/>
          <w:szCs w:val="24"/>
        </w:rPr>
      </w:pPr>
      <w:r w:rsidRPr="7E5B2AFB">
        <w:rPr>
          <w:rFonts w:ascii="Arial" w:eastAsia="Arial" w:hAnsi="Arial" w:cs="Arial"/>
          <w:b/>
          <w:bCs/>
          <w:color w:val="000000" w:themeColor="text1"/>
          <w:sz w:val="24"/>
          <w:szCs w:val="24"/>
        </w:rPr>
        <w:t>Perceptual Maps</w:t>
      </w:r>
    </w:p>
    <w:p w14:paraId="1837C9C4" w14:textId="23ABC14A" w:rsidR="7E5B2AFB" w:rsidRDefault="7E5B2AFB" w:rsidP="7E5B2AFB">
      <w:pPr>
        <w:spacing w:after="0" w:line="240" w:lineRule="auto"/>
        <w:rPr>
          <w:rFonts w:ascii="Arial" w:hAnsi="Arial" w:cs="Arial"/>
          <w:sz w:val="24"/>
          <w:szCs w:val="24"/>
        </w:rPr>
      </w:pPr>
    </w:p>
    <w:p w14:paraId="74E4DCB7" w14:textId="5034EB27" w:rsidR="007713ED" w:rsidRPr="002A0D72" w:rsidRDefault="001822A5" w:rsidP="002A0D72">
      <w:pPr>
        <w:pStyle w:val="NormalWeb"/>
      </w:pPr>
      <w:r w:rsidRPr="6152D151">
        <w:rPr>
          <w:rFonts w:ascii="Arial" w:hAnsi="Arial" w:cs="Arial"/>
        </w:rPr>
        <w:t xml:space="preserve">Perceptual maps help us visually understand how consumers perceive a particular product compared to its competitors. </w:t>
      </w:r>
      <w:r w:rsidR="002A0D72" w:rsidRPr="6152D151">
        <w:rPr>
          <w:rFonts w:ascii="Arial" w:hAnsi="Arial" w:cs="Arial"/>
        </w:rPr>
        <w:t>Perceptual maps are used to identify Fleming</w:t>
      </w:r>
      <w:r w:rsidR="4032A2F5" w:rsidRPr="6152D151">
        <w:rPr>
          <w:rFonts w:ascii="Arial" w:hAnsi="Arial" w:cs="Arial"/>
        </w:rPr>
        <w:t>’</w:t>
      </w:r>
      <w:r w:rsidR="002A0D72" w:rsidRPr="6152D151">
        <w:rPr>
          <w:rFonts w:ascii="Arial" w:hAnsi="Arial" w:cs="Arial"/>
        </w:rPr>
        <w:t xml:space="preserve">s strengths in relation to the attributes it strongly correlates with and to evaluate how its peers perform on those same attributes. Five attributes were analyzed to assess the performance of the selected restaurants. </w:t>
      </w:r>
      <w:r w:rsidRPr="6152D151">
        <w:rPr>
          <w:rFonts w:ascii="Arial" w:hAnsi="Arial" w:cs="Arial"/>
        </w:rPr>
        <w:t>The attributes</w:t>
      </w:r>
      <w:r w:rsidR="002A0D72" w:rsidRPr="6152D151">
        <w:rPr>
          <w:rFonts w:ascii="Arial" w:hAnsi="Arial" w:cs="Arial"/>
        </w:rPr>
        <w:t xml:space="preserve"> include </w:t>
      </w:r>
      <w:r w:rsidRPr="6152D151">
        <w:rPr>
          <w:rFonts w:ascii="Arial" w:hAnsi="Arial" w:cs="Arial"/>
        </w:rPr>
        <w:t xml:space="preserve">variety of steak cuts, dining atmosphere and decor, wine/cocktail list, overall menu variety, quality of service, and price. First, </w:t>
      </w:r>
      <w:r w:rsidR="002A0D72" w:rsidRPr="6152D151">
        <w:rPr>
          <w:rFonts w:ascii="Arial" w:hAnsi="Arial" w:cs="Arial"/>
        </w:rPr>
        <w:t xml:space="preserve">the </w:t>
      </w:r>
      <w:r w:rsidRPr="6152D151">
        <w:rPr>
          <w:rFonts w:ascii="Arial" w:hAnsi="Arial" w:cs="Arial"/>
        </w:rPr>
        <w:t>dimensions</w:t>
      </w:r>
      <w:r w:rsidR="002A0D72" w:rsidRPr="6152D151">
        <w:rPr>
          <w:rFonts w:ascii="Arial" w:hAnsi="Arial" w:cs="Arial"/>
        </w:rPr>
        <w:t xml:space="preserve"> must be looked at</w:t>
      </w:r>
      <w:r w:rsidRPr="6152D151">
        <w:rPr>
          <w:rFonts w:ascii="Arial" w:hAnsi="Arial" w:cs="Arial"/>
        </w:rPr>
        <w:t>.</w:t>
      </w:r>
    </w:p>
    <w:p w14:paraId="1796064A" w14:textId="77777777" w:rsidR="001822A5" w:rsidRPr="009A46D7" w:rsidRDefault="001822A5" w:rsidP="009A46D7">
      <w:pPr>
        <w:spacing w:after="0" w:line="240" w:lineRule="auto"/>
        <w:rPr>
          <w:rFonts w:ascii="Arial" w:hAnsi="Arial" w:cs="Arial"/>
          <w:sz w:val="24"/>
          <w:szCs w:val="24"/>
        </w:rPr>
      </w:pPr>
    </w:p>
    <w:p w14:paraId="5B6347A8" w14:textId="475B62F9" w:rsidR="00F51D89" w:rsidRPr="009A46D7" w:rsidRDefault="007713ED" w:rsidP="009A46D7">
      <w:pPr>
        <w:spacing w:after="0" w:line="240" w:lineRule="auto"/>
        <w:rPr>
          <w:rFonts w:ascii="Arial" w:hAnsi="Arial" w:cs="Arial"/>
          <w:i/>
          <w:iCs/>
          <w:sz w:val="24"/>
          <w:szCs w:val="24"/>
        </w:rPr>
      </w:pPr>
      <w:r w:rsidRPr="009A46D7">
        <w:rPr>
          <w:rFonts w:ascii="Arial" w:hAnsi="Arial" w:cs="Arial"/>
          <w:i/>
          <w:iCs/>
          <w:sz w:val="24"/>
          <w:szCs w:val="24"/>
        </w:rPr>
        <w:t>Figure 14: Variance Explained Chart</w:t>
      </w:r>
    </w:p>
    <w:p w14:paraId="28A20671" w14:textId="77777777" w:rsidR="007713ED" w:rsidRPr="009A46D7" w:rsidRDefault="007713ED" w:rsidP="009A46D7">
      <w:pPr>
        <w:spacing w:after="0" w:line="240" w:lineRule="auto"/>
        <w:rPr>
          <w:rFonts w:ascii="Arial" w:hAnsi="Arial" w:cs="Arial"/>
          <w:i/>
          <w:iCs/>
          <w:sz w:val="24"/>
          <w:szCs w:val="24"/>
        </w:rPr>
      </w:pPr>
    </w:p>
    <w:p w14:paraId="0831E59B" w14:textId="2EC6E703" w:rsidR="00F51D89" w:rsidRPr="009A46D7" w:rsidRDefault="766DD275" w:rsidP="009A46D7">
      <w:pPr>
        <w:spacing w:after="0" w:line="240" w:lineRule="auto"/>
        <w:jc w:val="center"/>
        <w:rPr>
          <w:rFonts w:ascii="Arial" w:hAnsi="Arial" w:cs="Arial"/>
          <w:sz w:val="24"/>
          <w:szCs w:val="24"/>
        </w:rPr>
      </w:pPr>
      <w:r w:rsidRPr="009A46D7">
        <w:rPr>
          <w:rFonts w:ascii="Arial" w:hAnsi="Arial" w:cs="Arial"/>
          <w:noProof/>
        </w:rPr>
        <w:drawing>
          <wp:inline distT="0" distB="0" distL="0" distR="0" wp14:anchorId="0F6F4455" wp14:editId="1F079273">
            <wp:extent cx="3857625" cy="1750449"/>
            <wp:effectExtent l="0" t="0" r="0" b="0"/>
            <wp:docPr id="1144892430" name="Picture 114489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57625" cy="1750449"/>
                    </a:xfrm>
                    <a:prstGeom prst="rect">
                      <a:avLst/>
                    </a:prstGeom>
                  </pic:spPr>
                </pic:pic>
              </a:graphicData>
            </a:graphic>
          </wp:inline>
        </w:drawing>
      </w:r>
    </w:p>
    <w:p w14:paraId="6AF127D1" w14:textId="77777777" w:rsidR="00EB4D81" w:rsidRPr="009A46D7" w:rsidRDefault="00EB4D81" w:rsidP="009A46D7">
      <w:pPr>
        <w:spacing w:after="0" w:line="240" w:lineRule="auto"/>
        <w:jc w:val="center"/>
        <w:rPr>
          <w:rFonts w:ascii="Arial" w:hAnsi="Arial" w:cs="Arial"/>
          <w:sz w:val="24"/>
          <w:szCs w:val="24"/>
        </w:rPr>
      </w:pPr>
    </w:p>
    <w:p w14:paraId="4519E650" w14:textId="04E5F30A" w:rsidR="00956217" w:rsidRPr="009A46D7" w:rsidRDefault="002A0D72" w:rsidP="009A46D7">
      <w:pPr>
        <w:spacing w:line="240" w:lineRule="auto"/>
        <w:rPr>
          <w:rFonts w:ascii="Arial" w:eastAsia="Arial" w:hAnsi="Arial" w:cs="Arial"/>
          <w:sz w:val="24"/>
          <w:szCs w:val="24"/>
        </w:rPr>
      </w:pPr>
      <w:r>
        <w:rPr>
          <w:rFonts w:ascii="Arial" w:eastAsia="Arial" w:hAnsi="Arial" w:cs="Arial"/>
          <w:sz w:val="24"/>
          <w:szCs w:val="24"/>
        </w:rPr>
        <w:t>The</w:t>
      </w:r>
      <w:r w:rsidR="004F4F14" w:rsidRPr="009A46D7">
        <w:rPr>
          <w:rFonts w:ascii="Arial" w:eastAsia="Arial" w:hAnsi="Arial" w:cs="Arial"/>
          <w:sz w:val="24"/>
          <w:szCs w:val="24"/>
        </w:rPr>
        <w:t xml:space="preserve"> first two dimensions collectively explain 91.5% of the variance in the data. The third dimension captures only a 5.4% variance in the data. Since the third dimension captures only a tiny amount, the first two dimensions</w:t>
      </w:r>
      <w:r>
        <w:rPr>
          <w:rFonts w:ascii="Arial" w:eastAsia="Arial" w:hAnsi="Arial" w:cs="Arial"/>
          <w:sz w:val="24"/>
          <w:szCs w:val="24"/>
        </w:rPr>
        <w:t xml:space="preserve"> will only be considered</w:t>
      </w:r>
      <w:r w:rsidR="004F4F14" w:rsidRPr="009A46D7">
        <w:rPr>
          <w:rFonts w:ascii="Arial" w:eastAsia="Arial" w:hAnsi="Arial" w:cs="Arial"/>
          <w:sz w:val="24"/>
          <w:szCs w:val="24"/>
        </w:rPr>
        <w:t xml:space="preserve">. Dimensions refer to the critical attributes along which products or brands are compared. </w:t>
      </w:r>
      <w:r w:rsidR="004F4F14" w:rsidRPr="009A46D7">
        <w:rPr>
          <w:rFonts w:ascii="Arial" w:eastAsia="Arial" w:hAnsi="Arial" w:cs="Arial"/>
          <w:sz w:val="24"/>
          <w:szCs w:val="24"/>
        </w:rPr>
        <w:lastRenderedPageBreak/>
        <w:t>These attributes form the map's axes, representing the criteria consumers use to perceive differences between the products. Each dimension is a collection of attributes that summarizes customer perceptions of products. When plotting brands on the map, their relative positions along these dimensions reveal how similar or different customers perceive them. Since the first dimension explains 55.4% of the variance in the data, it is more important than the second dimension in terms of explaining customer perceptions.</w:t>
      </w:r>
    </w:p>
    <w:p w14:paraId="43EE88A7" w14:textId="7DFF457E" w:rsidR="001447BB" w:rsidRPr="009A46D7" w:rsidRDefault="021B9B67" w:rsidP="009A46D7">
      <w:pPr>
        <w:spacing w:line="240" w:lineRule="auto"/>
        <w:rPr>
          <w:rFonts w:ascii="Arial" w:eastAsia="Arial" w:hAnsi="Arial" w:cs="Arial"/>
          <w:sz w:val="24"/>
          <w:szCs w:val="24"/>
        </w:rPr>
      </w:pPr>
      <w:r w:rsidRPr="009A46D7">
        <w:rPr>
          <w:rFonts w:ascii="Arial" w:eastAsia="Arial" w:hAnsi="Arial" w:cs="Arial"/>
          <w:sz w:val="24"/>
          <w:szCs w:val="24"/>
        </w:rPr>
        <w:t xml:space="preserve">The key attributes for dimension 1 and dimension 2 are as follows. </w:t>
      </w:r>
    </w:p>
    <w:p w14:paraId="320DBF40" w14:textId="2EDA88AB" w:rsidR="009A46D7" w:rsidRDefault="00956217" w:rsidP="009A46D7">
      <w:pPr>
        <w:spacing w:line="240" w:lineRule="auto"/>
        <w:rPr>
          <w:rFonts w:ascii="Arial" w:eastAsia="Arial" w:hAnsi="Arial" w:cs="Arial"/>
          <w:i/>
          <w:iCs/>
          <w:sz w:val="24"/>
          <w:szCs w:val="24"/>
        </w:rPr>
      </w:pPr>
      <w:r w:rsidRPr="009A46D7">
        <w:rPr>
          <w:rFonts w:ascii="Arial" w:eastAsia="Arial" w:hAnsi="Arial" w:cs="Arial"/>
          <w:i/>
          <w:iCs/>
          <w:sz w:val="24"/>
          <w:szCs w:val="24"/>
        </w:rPr>
        <w:t>Figure 15: Dimension Interpretation Chart</w:t>
      </w:r>
    </w:p>
    <w:p w14:paraId="21AD20FC" w14:textId="77777777" w:rsidR="009A46D7" w:rsidRPr="009A46D7" w:rsidRDefault="009A46D7" w:rsidP="009A46D7">
      <w:pPr>
        <w:spacing w:line="240" w:lineRule="auto"/>
        <w:rPr>
          <w:rFonts w:ascii="Arial" w:eastAsia="Arial" w:hAnsi="Arial" w:cs="Arial"/>
          <w:i/>
          <w:iCs/>
          <w:sz w:val="24"/>
          <w:szCs w:val="24"/>
        </w:rPr>
      </w:pPr>
    </w:p>
    <w:p w14:paraId="365EBAFC" w14:textId="28F93F18" w:rsidR="009A46D7" w:rsidRDefault="133AC6B7" w:rsidP="009A46D7">
      <w:pPr>
        <w:spacing w:line="240" w:lineRule="auto"/>
        <w:jc w:val="center"/>
        <w:rPr>
          <w:rFonts w:ascii="Arial" w:eastAsia="Arial" w:hAnsi="Arial" w:cs="Arial"/>
          <w:sz w:val="24"/>
          <w:szCs w:val="24"/>
        </w:rPr>
      </w:pPr>
      <w:r w:rsidRPr="009A46D7">
        <w:rPr>
          <w:rFonts w:ascii="Arial" w:hAnsi="Arial" w:cs="Arial"/>
          <w:noProof/>
        </w:rPr>
        <w:drawing>
          <wp:inline distT="0" distB="0" distL="0" distR="0" wp14:anchorId="3621B6E6" wp14:editId="62744325">
            <wp:extent cx="4530049" cy="1409700"/>
            <wp:effectExtent l="0" t="0" r="0" b="0"/>
            <wp:docPr id="1249961775" name="Picture 124996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61775"/>
                    <pic:cNvPicPr/>
                  </pic:nvPicPr>
                  <pic:blipFill>
                    <a:blip r:embed="rId29">
                      <a:extLst>
                        <a:ext uri="{28A0092B-C50C-407E-A947-70E740481C1C}">
                          <a14:useLocalDpi xmlns:a14="http://schemas.microsoft.com/office/drawing/2010/main" val="0"/>
                        </a:ext>
                      </a:extLst>
                    </a:blip>
                    <a:stretch>
                      <a:fillRect/>
                    </a:stretch>
                  </pic:blipFill>
                  <pic:spPr>
                    <a:xfrm>
                      <a:off x="0" y="0"/>
                      <a:ext cx="4530049" cy="1409700"/>
                    </a:xfrm>
                    <a:prstGeom prst="rect">
                      <a:avLst/>
                    </a:prstGeom>
                  </pic:spPr>
                </pic:pic>
              </a:graphicData>
            </a:graphic>
          </wp:inline>
        </w:drawing>
      </w:r>
    </w:p>
    <w:p w14:paraId="20553C68" w14:textId="77777777" w:rsidR="009A46D7" w:rsidRPr="009A46D7" w:rsidRDefault="009A46D7" w:rsidP="009A46D7">
      <w:pPr>
        <w:spacing w:line="240" w:lineRule="auto"/>
        <w:jc w:val="center"/>
        <w:rPr>
          <w:rFonts w:ascii="Arial" w:eastAsia="Arial" w:hAnsi="Arial" w:cs="Arial"/>
          <w:sz w:val="24"/>
          <w:szCs w:val="24"/>
        </w:rPr>
      </w:pPr>
    </w:p>
    <w:p w14:paraId="745941BC" w14:textId="6EA00301" w:rsidR="0003759B" w:rsidRDefault="0003759B" w:rsidP="009A46D7">
      <w:pPr>
        <w:spacing w:line="240" w:lineRule="auto"/>
        <w:rPr>
          <w:rFonts w:ascii="Arial" w:eastAsia="Arial" w:hAnsi="Arial" w:cs="Arial"/>
          <w:sz w:val="24"/>
          <w:szCs w:val="24"/>
        </w:rPr>
      </w:pPr>
      <w:r w:rsidRPr="6152D151">
        <w:rPr>
          <w:rFonts w:ascii="Arial" w:eastAsia="Arial" w:hAnsi="Arial" w:cs="Arial"/>
          <w:sz w:val="24"/>
          <w:szCs w:val="24"/>
        </w:rPr>
        <w:t xml:space="preserve">The attributes of the Price and Variety of steak cuts align with the first dimension. However, price positively aligns with the first dimension, and the variety of steak cuts negatively aligns with the first dimension. This means the attributes are inversely related to each other along the first dimension. On the other hand, overall menu variety, and dining atmosphere and decor negatively align with the second dimension. These attributes define the negative end of the dimension, meaning that the dimension is strongly associated with those attributes on its negative side. A </w:t>
      </w:r>
      <w:r w:rsidR="24AFE0D9" w:rsidRPr="6152D151">
        <w:rPr>
          <w:rFonts w:ascii="Arial" w:eastAsia="Arial" w:hAnsi="Arial" w:cs="Arial"/>
          <w:sz w:val="24"/>
          <w:szCs w:val="24"/>
        </w:rPr>
        <w:t>low</w:t>
      </w:r>
      <w:r w:rsidRPr="6152D151">
        <w:rPr>
          <w:rFonts w:ascii="Arial" w:eastAsia="Arial" w:hAnsi="Arial" w:cs="Arial"/>
          <w:sz w:val="24"/>
          <w:szCs w:val="24"/>
        </w:rPr>
        <w:t xml:space="preserve"> negative score means the restaurant may be strongly associated with those attributes. </w:t>
      </w:r>
      <w:r w:rsidR="00796BF4" w:rsidRPr="6152D151">
        <w:rPr>
          <w:rFonts w:ascii="Arial" w:eastAsia="Arial" w:hAnsi="Arial" w:cs="Arial"/>
          <w:sz w:val="24"/>
          <w:szCs w:val="24"/>
        </w:rPr>
        <w:t>The</w:t>
      </w:r>
      <w:r w:rsidRPr="6152D151">
        <w:rPr>
          <w:rFonts w:ascii="Arial" w:eastAsia="Arial" w:hAnsi="Arial" w:cs="Arial"/>
          <w:sz w:val="24"/>
          <w:szCs w:val="24"/>
        </w:rPr>
        <w:t xml:space="preserve"> position of the restaurants </w:t>
      </w:r>
      <w:r w:rsidR="5C78B4E3" w:rsidRPr="6152D151">
        <w:rPr>
          <w:rFonts w:ascii="Arial" w:eastAsia="Arial" w:hAnsi="Arial" w:cs="Arial"/>
          <w:sz w:val="24"/>
          <w:szCs w:val="24"/>
        </w:rPr>
        <w:t>is</w:t>
      </w:r>
      <w:r w:rsidR="00796BF4" w:rsidRPr="6152D151">
        <w:rPr>
          <w:rFonts w:ascii="Arial" w:eastAsia="Arial" w:hAnsi="Arial" w:cs="Arial"/>
          <w:sz w:val="24"/>
          <w:szCs w:val="24"/>
        </w:rPr>
        <w:t xml:space="preserve"> </w:t>
      </w:r>
      <w:r w:rsidRPr="6152D151">
        <w:rPr>
          <w:rFonts w:ascii="Arial" w:eastAsia="Arial" w:hAnsi="Arial" w:cs="Arial"/>
          <w:sz w:val="24"/>
          <w:szCs w:val="24"/>
        </w:rPr>
        <w:t>based on the two dimensions</w:t>
      </w:r>
      <w:r w:rsidR="00796BF4" w:rsidRPr="6152D151">
        <w:rPr>
          <w:rFonts w:ascii="Arial" w:eastAsia="Arial" w:hAnsi="Arial" w:cs="Arial"/>
          <w:sz w:val="24"/>
          <w:szCs w:val="24"/>
        </w:rPr>
        <w:t>.</w:t>
      </w:r>
    </w:p>
    <w:p w14:paraId="69A32ECA" w14:textId="77777777" w:rsidR="009A46D7" w:rsidRPr="009A46D7" w:rsidRDefault="009A46D7" w:rsidP="009A46D7">
      <w:pPr>
        <w:spacing w:line="240" w:lineRule="auto"/>
        <w:rPr>
          <w:rFonts w:ascii="Arial" w:eastAsia="Arial" w:hAnsi="Arial" w:cs="Arial"/>
          <w:sz w:val="24"/>
          <w:szCs w:val="24"/>
        </w:rPr>
      </w:pPr>
    </w:p>
    <w:p w14:paraId="6396DFAA" w14:textId="40049C29" w:rsidR="007F11F4" w:rsidRPr="009A46D7" w:rsidRDefault="007F11F4" w:rsidP="009A46D7">
      <w:pPr>
        <w:spacing w:line="240" w:lineRule="auto"/>
        <w:rPr>
          <w:rFonts w:ascii="Arial" w:eastAsia="Arial" w:hAnsi="Arial" w:cs="Arial"/>
          <w:i/>
          <w:iCs/>
          <w:sz w:val="24"/>
          <w:szCs w:val="24"/>
        </w:rPr>
      </w:pPr>
      <w:r w:rsidRPr="009A46D7">
        <w:rPr>
          <w:rFonts w:ascii="Arial" w:eastAsia="Arial" w:hAnsi="Arial" w:cs="Arial"/>
          <w:i/>
          <w:iCs/>
          <w:sz w:val="24"/>
          <w:szCs w:val="24"/>
        </w:rPr>
        <w:t xml:space="preserve">Figure 16: Graph of Objects Positioned on First and Second Dimension </w:t>
      </w:r>
    </w:p>
    <w:p w14:paraId="6E7E3B6A" w14:textId="77777777" w:rsidR="00F51D89" w:rsidRPr="009A46D7" w:rsidRDefault="00F51D89" w:rsidP="009A46D7">
      <w:pPr>
        <w:spacing w:line="240" w:lineRule="auto"/>
        <w:rPr>
          <w:rFonts w:ascii="Arial" w:eastAsia="Arial" w:hAnsi="Arial" w:cs="Arial"/>
          <w:i/>
          <w:iCs/>
          <w:sz w:val="24"/>
          <w:szCs w:val="24"/>
        </w:rPr>
      </w:pPr>
    </w:p>
    <w:p w14:paraId="33C11D2E" w14:textId="7393F4E0" w:rsidR="00F51D89" w:rsidRPr="009A46D7" w:rsidRDefault="20F63CEB" w:rsidP="009A46D7">
      <w:pPr>
        <w:spacing w:line="240" w:lineRule="auto"/>
        <w:jc w:val="center"/>
        <w:rPr>
          <w:rFonts w:ascii="Arial" w:eastAsia="Arial" w:hAnsi="Arial" w:cs="Arial"/>
          <w:sz w:val="24"/>
          <w:szCs w:val="24"/>
        </w:rPr>
      </w:pPr>
      <w:r w:rsidRPr="009A46D7">
        <w:rPr>
          <w:rFonts w:ascii="Arial" w:hAnsi="Arial" w:cs="Arial"/>
          <w:noProof/>
        </w:rPr>
        <w:lastRenderedPageBreak/>
        <w:drawing>
          <wp:inline distT="0" distB="0" distL="0" distR="0" wp14:anchorId="7AC54B53" wp14:editId="1D26BD01">
            <wp:extent cx="3673136" cy="3703899"/>
            <wp:effectExtent l="0" t="0" r="0" b="5080"/>
            <wp:docPr id="299126034" name="Picture 29912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719067" cy="3750214"/>
                    </a:xfrm>
                    <a:prstGeom prst="rect">
                      <a:avLst/>
                    </a:prstGeom>
                  </pic:spPr>
                </pic:pic>
              </a:graphicData>
            </a:graphic>
          </wp:inline>
        </w:drawing>
      </w:r>
    </w:p>
    <w:p w14:paraId="3988EE4A" w14:textId="1159E821" w:rsidR="002D67B7" w:rsidRPr="009A46D7" w:rsidRDefault="00796BF4" w:rsidP="009A46D7">
      <w:pPr>
        <w:spacing w:line="240" w:lineRule="auto"/>
        <w:rPr>
          <w:rFonts w:ascii="Arial" w:eastAsia="Arial" w:hAnsi="Arial" w:cs="Arial"/>
          <w:sz w:val="24"/>
          <w:szCs w:val="24"/>
        </w:rPr>
      </w:pPr>
      <w:r>
        <w:rPr>
          <w:rFonts w:ascii="Arial" w:eastAsia="Arial" w:hAnsi="Arial" w:cs="Arial"/>
          <w:sz w:val="24"/>
          <w:szCs w:val="24"/>
        </w:rPr>
        <w:t>The</w:t>
      </w:r>
      <w:r w:rsidR="002D67B7" w:rsidRPr="009A46D7">
        <w:rPr>
          <w:rFonts w:ascii="Arial" w:eastAsia="Arial" w:hAnsi="Arial" w:cs="Arial"/>
          <w:sz w:val="24"/>
          <w:szCs w:val="24"/>
        </w:rPr>
        <w:t xml:space="preserve"> first dimension explains 55% of the variance in the data and is horizontal. The second dimension explains 36% of the variance in the data and is vertical. Based on this map, </w:t>
      </w:r>
      <w:r>
        <w:rPr>
          <w:rFonts w:ascii="Arial" w:eastAsia="Arial" w:hAnsi="Arial" w:cs="Arial"/>
          <w:sz w:val="24"/>
          <w:szCs w:val="24"/>
        </w:rPr>
        <w:t>it’s</w:t>
      </w:r>
      <w:r w:rsidR="002D67B7" w:rsidRPr="009A46D7">
        <w:rPr>
          <w:rFonts w:ascii="Arial" w:eastAsia="Arial" w:hAnsi="Arial" w:cs="Arial"/>
          <w:sz w:val="24"/>
          <w:szCs w:val="24"/>
        </w:rPr>
        <w:t xml:space="preserve"> infer</w:t>
      </w:r>
      <w:r>
        <w:rPr>
          <w:rFonts w:ascii="Arial" w:eastAsia="Arial" w:hAnsi="Arial" w:cs="Arial"/>
          <w:sz w:val="24"/>
          <w:szCs w:val="24"/>
        </w:rPr>
        <w:t>red</w:t>
      </w:r>
      <w:r w:rsidR="002D67B7" w:rsidRPr="009A46D7">
        <w:rPr>
          <w:rFonts w:ascii="Arial" w:eastAsia="Arial" w:hAnsi="Arial" w:cs="Arial"/>
          <w:sz w:val="24"/>
          <w:szCs w:val="24"/>
        </w:rPr>
        <w:t xml:space="preserve"> that Ruth's Chris and The Capital Grille are similar as their distance is relatively small. They are far into the negative side of the first dimension, which indicates that they are perceived as having a variety of steak cuts but are not that affordable. Eddie V's is in the upper right corner of the first quadrant, indicating that it is affordable but does not offer a variety of steak cuts. It also does not have great overall menu variety and lacks an exquisite dining atmosphere and decor because its position is on the positive side of the second dimension. </w:t>
      </w:r>
    </w:p>
    <w:p w14:paraId="0947BC78" w14:textId="77777777" w:rsidR="002D67B7" w:rsidRPr="009A46D7" w:rsidRDefault="002D67B7" w:rsidP="009A46D7">
      <w:pPr>
        <w:spacing w:line="240" w:lineRule="auto"/>
        <w:rPr>
          <w:rFonts w:ascii="Arial" w:eastAsia="Arial" w:hAnsi="Arial" w:cs="Arial"/>
          <w:sz w:val="24"/>
          <w:szCs w:val="24"/>
        </w:rPr>
      </w:pPr>
      <w:r w:rsidRPr="009A46D7">
        <w:rPr>
          <w:rFonts w:ascii="Arial" w:eastAsia="Arial" w:hAnsi="Arial" w:cs="Arial"/>
          <w:sz w:val="24"/>
          <w:szCs w:val="24"/>
        </w:rPr>
        <w:t xml:space="preserve">Flemings and Ocean Prime are in the fourth quadrant. Flemings's position indicates that it is somewhat affordable but may lack a variety of cuts. However, it is on the negative side of the second dimension, indicating that its overall menu variety is not that bad, and it houses a fantastic dining atmosphere and decor. Ocean Prime has a lower score than Flemings in the second dimension, indicating a better overall menu and dining atmosphere than Flemings. It is less affordable but offers a greater variety of steak cuts. </w:t>
      </w:r>
    </w:p>
    <w:p w14:paraId="27E0BD83" w14:textId="61F40759" w:rsidR="000907AE" w:rsidRPr="009A46D7" w:rsidRDefault="000907AE" w:rsidP="009A46D7">
      <w:pPr>
        <w:spacing w:line="240" w:lineRule="auto"/>
        <w:rPr>
          <w:rFonts w:ascii="Arial" w:eastAsia="Arial" w:hAnsi="Arial" w:cs="Arial"/>
          <w:sz w:val="24"/>
          <w:szCs w:val="24"/>
        </w:rPr>
      </w:pPr>
      <w:r w:rsidRPr="009A46D7">
        <w:rPr>
          <w:rFonts w:ascii="Arial" w:eastAsia="Arial" w:hAnsi="Arial" w:cs="Arial"/>
          <w:sz w:val="24"/>
          <w:szCs w:val="24"/>
        </w:rPr>
        <w:t xml:space="preserve">To analyze their positioning accurately, </w:t>
      </w:r>
      <w:r w:rsidR="001F5703">
        <w:rPr>
          <w:rFonts w:ascii="Arial" w:eastAsia="Arial" w:hAnsi="Arial" w:cs="Arial"/>
          <w:sz w:val="24"/>
          <w:szCs w:val="24"/>
        </w:rPr>
        <w:t>the</w:t>
      </w:r>
      <w:r w:rsidRPr="009A46D7">
        <w:rPr>
          <w:rFonts w:ascii="Arial" w:eastAsia="Arial" w:hAnsi="Arial" w:cs="Arial"/>
          <w:sz w:val="24"/>
          <w:szCs w:val="24"/>
        </w:rPr>
        <w:t xml:space="preserve"> perceptual map </w:t>
      </w:r>
      <w:r w:rsidR="001F5703">
        <w:rPr>
          <w:rFonts w:ascii="Arial" w:eastAsia="Arial" w:hAnsi="Arial" w:cs="Arial"/>
          <w:sz w:val="24"/>
          <w:szCs w:val="24"/>
        </w:rPr>
        <w:t>will</w:t>
      </w:r>
      <w:r w:rsidRPr="009A46D7">
        <w:rPr>
          <w:rFonts w:ascii="Arial" w:eastAsia="Arial" w:hAnsi="Arial" w:cs="Arial"/>
          <w:sz w:val="24"/>
          <w:szCs w:val="24"/>
        </w:rPr>
        <w:t xml:space="preserve"> </w:t>
      </w:r>
      <w:r w:rsidR="001F5703">
        <w:rPr>
          <w:rFonts w:ascii="Arial" w:eastAsia="Arial" w:hAnsi="Arial" w:cs="Arial"/>
          <w:sz w:val="24"/>
          <w:szCs w:val="24"/>
        </w:rPr>
        <w:t>display</w:t>
      </w:r>
      <w:r w:rsidRPr="009A46D7">
        <w:rPr>
          <w:rFonts w:ascii="Arial" w:eastAsia="Arial" w:hAnsi="Arial" w:cs="Arial"/>
          <w:sz w:val="24"/>
          <w:szCs w:val="24"/>
        </w:rPr>
        <w:t xml:space="preserve"> how the restaurants have been positioned with respect to the attributes.  </w:t>
      </w:r>
    </w:p>
    <w:p w14:paraId="00D11F32" w14:textId="12847AB3" w:rsidR="000907AE" w:rsidRPr="009A46D7" w:rsidRDefault="000907AE" w:rsidP="009A46D7">
      <w:pPr>
        <w:spacing w:line="240" w:lineRule="auto"/>
        <w:rPr>
          <w:rFonts w:ascii="Arial" w:eastAsia="Arial" w:hAnsi="Arial" w:cs="Arial"/>
          <w:i/>
          <w:iCs/>
          <w:sz w:val="24"/>
          <w:szCs w:val="24"/>
        </w:rPr>
      </w:pPr>
      <w:r w:rsidRPr="009A46D7">
        <w:rPr>
          <w:rFonts w:ascii="Arial" w:eastAsia="Arial" w:hAnsi="Arial" w:cs="Arial"/>
          <w:i/>
          <w:iCs/>
          <w:sz w:val="24"/>
          <w:szCs w:val="24"/>
        </w:rPr>
        <w:t>Figure 17:</w:t>
      </w:r>
      <w:r w:rsidR="003756D3" w:rsidRPr="009A46D7">
        <w:rPr>
          <w:rFonts w:ascii="Arial" w:eastAsia="Arial" w:hAnsi="Arial" w:cs="Arial"/>
          <w:i/>
          <w:iCs/>
          <w:sz w:val="24"/>
          <w:szCs w:val="24"/>
        </w:rPr>
        <w:t xml:space="preserve"> Objects and Attributes on the First and Second Dimensions </w:t>
      </w:r>
    </w:p>
    <w:p w14:paraId="6CEA6A3E" w14:textId="77777777" w:rsidR="009A46D7" w:rsidRPr="009A46D7" w:rsidRDefault="009A46D7" w:rsidP="009A46D7">
      <w:pPr>
        <w:spacing w:line="240" w:lineRule="auto"/>
        <w:rPr>
          <w:rFonts w:ascii="Arial" w:eastAsia="Arial" w:hAnsi="Arial" w:cs="Arial"/>
          <w:i/>
          <w:iCs/>
          <w:sz w:val="24"/>
          <w:szCs w:val="24"/>
        </w:rPr>
      </w:pPr>
    </w:p>
    <w:p w14:paraId="4601407A" w14:textId="275FF903" w:rsidR="0BFB3496" w:rsidRPr="009A46D7" w:rsidRDefault="0BFB3496" w:rsidP="009A46D7">
      <w:pPr>
        <w:spacing w:line="240" w:lineRule="auto"/>
        <w:jc w:val="center"/>
        <w:rPr>
          <w:rFonts w:ascii="Arial" w:eastAsia="Arial" w:hAnsi="Arial" w:cs="Arial"/>
          <w:sz w:val="24"/>
          <w:szCs w:val="24"/>
        </w:rPr>
      </w:pPr>
      <w:r w:rsidRPr="009A46D7">
        <w:rPr>
          <w:rFonts w:ascii="Arial" w:hAnsi="Arial" w:cs="Arial"/>
          <w:noProof/>
        </w:rPr>
        <w:lastRenderedPageBreak/>
        <w:drawing>
          <wp:inline distT="0" distB="0" distL="0" distR="0" wp14:anchorId="4230171C" wp14:editId="17E463AB">
            <wp:extent cx="3730528" cy="3761772"/>
            <wp:effectExtent l="0" t="0" r="3810" b="0"/>
            <wp:docPr id="1355627810" name="Picture 135562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8509" cy="3779903"/>
                    </a:xfrm>
                    <a:prstGeom prst="rect">
                      <a:avLst/>
                    </a:prstGeom>
                  </pic:spPr>
                </pic:pic>
              </a:graphicData>
            </a:graphic>
          </wp:inline>
        </w:drawing>
      </w:r>
    </w:p>
    <w:p w14:paraId="55502C17" w14:textId="1F7FB99E" w:rsidR="00F51D89" w:rsidRPr="009A46D7" w:rsidRDefault="00F51D89" w:rsidP="009A46D7">
      <w:pPr>
        <w:spacing w:line="240" w:lineRule="auto"/>
        <w:rPr>
          <w:rFonts w:ascii="Arial" w:eastAsia="Arial" w:hAnsi="Arial" w:cs="Arial"/>
          <w:sz w:val="24"/>
          <w:szCs w:val="24"/>
        </w:rPr>
      </w:pPr>
      <w:r w:rsidRPr="009A46D7">
        <w:rPr>
          <w:rFonts w:ascii="Arial" w:eastAsia="Arial" w:hAnsi="Arial" w:cs="Arial"/>
          <w:sz w:val="24"/>
          <w:szCs w:val="24"/>
        </w:rPr>
        <w:t xml:space="preserve">The attributes of the overall menu variety and wine/cocktail list go in the same direction; therefore, they positively correlate with each other. Since the restaurant Ocean Prime aligns with the attribute vector of overall menu variety, it reinforces that it is perceived as having incredible menu variety. Moreover, since this attribute vector is close to the attribute vector of the wine/cocktail list, it means that Ocean Prime has a great list of wines and cocktails. The dining atmosphere is fantastic as well. </w:t>
      </w:r>
    </w:p>
    <w:p w14:paraId="5BA5389C" w14:textId="05766227" w:rsidR="00F51D89" w:rsidRPr="009A46D7" w:rsidRDefault="00F51D89" w:rsidP="009A46D7">
      <w:pPr>
        <w:spacing w:line="240" w:lineRule="auto"/>
        <w:rPr>
          <w:rFonts w:ascii="Arial" w:eastAsia="Arial" w:hAnsi="Arial" w:cs="Arial"/>
          <w:sz w:val="24"/>
          <w:szCs w:val="24"/>
        </w:rPr>
      </w:pPr>
      <w:r w:rsidRPr="009A46D7">
        <w:rPr>
          <w:rFonts w:ascii="Arial" w:eastAsia="Arial" w:hAnsi="Arial" w:cs="Arial"/>
          <w:sz w:val="24"/>
          <w:szCs w:val="24"/>
        </w:rPr>
        <w:t>The same goes for Fleming</w:t>
      </w:r>
      <w:r w:rsidR="00E75929">
        <w:rPr>
          <w:rFonts w:ascii="Arial" w:eastAsia="Arial" w:hAnsi="Arial" w:cs="Arial"/>
          <w:sz w:val="24"/>
          <w:szCs w:val="24"/>
        </w:rPr>
        <w:t>’</w:t>
      </w:r>
      <w:r w:rsidRPr="009A46D7">
        <w:rPr>
          <w:rFonts w:ascii="Arial" w:eastAsia="Arial" w:hAnsi="Arial" w:cs="Arial"/>
          <w:sz w:val="24"/>
          <w:szCs w:val="24"/>
        </w:rPr>
        <w:t xml:space="preserve">s. However, Flemings's position is slightly above Ocean Prime, indicating that although it offers incredible menu variety and a wine and cocktails list, it is not as good as Ocean Prime's. It has much to catch up with in that respect. However, both are on the positive side of price, indicating affordability but not much variety in steak cuts, as shown by the fact that price is negatively correlated with the attribute vector of variety of steak cuts. </w:t>
      </w:r>
    </w:p>
    <w:p w14:paraId="16D8AEF8" w14:textId="58189D51" w:rsidR="006F28E1" w:rsidRDefault="006F28E1" w:rsidP="009A46D7">
      <w:pPr>
        <w:spacing w:line="240" w:lineRule="auto"/>
        <w:rPr>
          <w:rFonts w:ascii="Arial" w:eastAsia="Arial" w:hAnsi="Arial" w:cs="Arial"/>
          <w:sz w:val="24"/>
          <w:szCs w:val="24"/>
        </w:rPr>
      </w:pPr>
      <w:r w:rsidRPr="006F28E1">
        <w:rPr>
          <w:rFonts w:ascii="Arial" w:eastAsia="Arial" w:hAnsi="Arial" w:cs="Arial"/>
          <w:sz w:val="24"/>
          <w:szCs w:val="24"/>
        </w:rPr>
        <w:t xml:space="preserve">Ruth's Chris and Capital Grille are on the negative side of Dimension 1. They are perceived as having a variety of steak cuts </w:t>
      </w:r>
      <w:r w:rsidR="005F7AE8">
        <w:rPr>
          <w:rFonts w:ascii="Arial" w:eastAsia="Arial" w:hAnsi="Arial" w:cs="Arial"/>
          <w:sz w:val="24"/>
          <w:szCs w:val="24"/>
        </w:rPr>
        <w:t>and</w:t>
      </w:r>
      <w:r w:rsidRPr="006F28E1">
        <w:rPr>
          <w:rFonts w:ascii="Arial" w:eastAsia="Arial" w:hAnsi="Arial" w:cs="Arial"/>
          <w:sz w:val="24"/>
          <w:szCs w:val="24"/>
        </w:rPr>
        <w:t xml:space="preserve"> are relatively expensive. However, they offer little menu variety and wines, and they need to improve the overall dining experience. Eddie V's is in the upper right-hand corner, indicating that it is the most affordable restaurant but lacks a variety of attributes, including steak cuts, decor, menu, and wine/cocktail lists. </w:t>
      </w:r>
    </w:p>
    <w:p w14:paraId="7EB3E02D" w14:textId="66E2D696" w:rsidR="0098563B" w:rsidRDefault="7342A8A6" w:rsidP="009A46D7">
      <w:pPr>
        <w:spacing w:line="240" w:lineRule="auto"/>
        <w:rPr>
          <w:rFonts w:ascii="Arial" w:eastAsia="Arial" w:hAnsi="Arial" w:cs="Arial"/>
          <w:sz w:val="24"/>
          <w:szCs w:val="24"/>
        </w:rPr>
      </w:pPr>
      <w:r w:rsidRPr="4221459D">
        <w:rPr>
          <w:rFonts w:ascii="Arial" w:eastAsia="Arial" w:hAnsi="Arial" w:cs="Arial"/>
          <w:sz w:val="24"/>
          <w:szCs w:val="24"/>
        </w:rPr>
        <w:t>The</w:t>
      </w:r>
      <w:r w:rsidR="112E55A4" w:rsidRPr="4221459D">
        <w:rPr>
          <w:rFonts w:ascii="Arial" w:eastAsia="Arial" w:hAnsi="Arial" w:cs="Arial"/>
          <w:sz w:val="24"/>
          <w:szCs w:val="24"/>
        </w:rPr>
        <w:t xml:space="preserve"> lengths of the attribute vectors are long except for quality of service. This means that the two dimensions captured them well. Since that attribute is closer to the origin, it seems better captured by the third dimension. </w:t>
      </w:r>
      <w:r w:rsidRPr="4221459D">
        <w:rPr>
          <w:rFonts w:ascii="Arial" w:eastAsia="Arial" w:hAnsi="Arial" w:cs="Arial"/>
          <w:sz w:val="24"/>
          <w:szCs w:val="24"/>
        </w:rPr>
        <w:t>The</w:t>
      </w:r>
      <w:r w:rsidR="112E55A4" w:rsidRPr="4221459D">
        <w:rPr>
          <w:rFonts w:ascii="Arial" w:eastAsia="Arial" w:hAnsi="Arial" w:cs="Arial"/>
          <w:sz w:val="24"/>
          <w:szCs w:val="24"/>
        </w:rPr>
        <w:t xml:space="preserve"> software </w:t>
      </w:r>
      <w:r w:rsidR="01B547CE" w:rsidRPr="4221459D">
        <w:rPr>
          <w:rFonts w:ascii="Arial" w:eastAsia="Arial" w:hAnsi="Arial" w:cs="Arial"/>
          <w:sz w:val="24"/>
          <w:szCs w:val="24"/>
        </w:rPr>
        <w:t xml:space="preserve">will be </w:t>
      </w:r>
      <w:r w:rsidR="34273759" w:rsidRPr="4221459D">
        <w:rPr>
          <w:rFonts w:ascii="Arial" w:eastAsia="Arial" w:hAnsi="Arial" w:cs="Arial"/>
          <w:sz w:val="24"/>
          <w:szCs w:val="24"/>
        </w:rPr>
        <w:t>run</w:t>
      </w:r>
      <w:r w:rsidR="01B547CE" w:rsidRPr="4221459D">
        <w:rPr>
          <w:rFonts w:ascii="Arial" w:eastAsia="Arial" w:hAnsi="Arial" w:cs="Arial"/>
          <w:sz w:val="24"/>
          <w:szCs w:val="24"/>
        </w:rPr>
        <w:t xml:space="preserve"> </w:t>
      </w:r>
      <w:r w:rsidR="112E55A4" w:rsidRPr="4221459D">
        <w:rPr>
          <w:rFonts w:ascii="Arial" w:eastAsia="Arial" w:hAnsi="Arial" w:cs="Arial"/>
          <w:sz w:val="24"/>
          <w:szCs w:val="24"/>
        </w:rPr>
        <w:t xml:space="preserve">using three dimensions. </w:t>
      </w:r>
    </w:p>
    <w:p w14:paraId="26B487E1" w14:textId="5F0284F7" w:rsidR="00C15C53" w:rsidRPr="00C15C53" w:rsidRDefault="00C15C53" w:rsidP="009A46D7">
      <w:pPr>
        <w:spacing w:line="240" w:lineRule="auto"/>
        <w:rPr>
          <w:rFonts w:ascii="Arial" w:eastAsia="Arial" w:hAnsi="Arial" w:cs="Arial"/>
          <w:i/>
          <w:iCs/>
          <w:sz w:val="24"/>
          <w:szCs w:val="24"/>
        </w:rPr>
      </w:pPr>
      <w:r>
        <w:rPr>
          <w:rFonts w:ascii="Arial" w:eastAsia="Arial" w:hAnsi="Arial" w:cs="Arial"/>
          <w:i/>
          <w:iCs/>
          <w:sz w:val="24"/>
          <w:szCs w:val="24"/>
        </w:rPr>
        <w:lastRenderedPageBreak/>
        <w:t xml:space="preserve">Figure 18: Dimension Interpretation Chart </w:t>
      </w:r>
    </w:p>
    <w:p w14:paraId="126C5FA6" w14:textId="7B57F0A0" w:rsidR="009A46D7" w:rsidRDefault="0A0846D3" w:rsidP="003E5E34">
      <w:pPr>
        <w:spacing w:line="276" w:lineRule="auto"/>
        <w:jc w:val="center"/>
        <w:rPr>
          <w:rFonts w:ascii="Arial" w:eastAsia="Arial" w:hAnsi="Arial" w:cs="Arial"/>
          <w:sz w:val="24"/>
          <w:szCs w:val="24"/>
        </w:rPr>
      </w:pPr>
      <w:r>
        <w:rPr>
          <w:noProof/>
        </w:rPr>
        <w:drawing>
          <wp:inline distT="0" distB="0" distL="0" distR="0" wp14:anchorId="71BFB452" wp14:editId="0FCDE9B9">
            <wp:extent cx="4638675" cy="1383056"/>
            <wp:effectExtent l="0" t="0" r="0" b="0"/>
            <wp:docPr id="966884259" name="Picture 96688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38675" cy="1383056"/>
                    </a:xfrm>
                    <a:prstGeom prst="rect">
                      <a:avLst/>
                    </a:prstGeom>
                  </pic:spPr>
                </pic:pic>
              </a:graphicData>
            </a:graphic>
          </wp:inline>
        </w:drawing>
      </w:r>
    </w:p>
    <w:p w14:paraId="75D2B47A" w14:textId="62258A1C" w:rsidR="003E5E34" w:rsidRDefault="001B57DF" w:rsidP="00A62038">
      <w:pPr>
        <w:spacing w:line="240" w:lineRule="auto"/>
        <w:rPr>
          <w:rFonts w:ascii="Arial" w:eastAsia="Arial" w:hAnsi="Arial" w:cs="Arial"/>
          <w:sz w:val="24"/>
          <w:szCs w:val="24"/>
        </w:rPr>
      </w:pPr>
      <w:r>
        <w:rPr>
          <w:rFonts w:ascii="Arial" w:eastAsia="Arial" w:hAnsi="Arial" w:cs="Arial"/>
          <w:sz w:val="24"/>
          <w:szCs w:val="24"/>
        </w:rPr>
        <w:t>Q</w:t>
      </w:r>
      <w:r w:rsidR="003E5E34" w:rsidRPr="003E5E34">
        <w:rPr>
          <w:rFonts w:ascii="Arial" w:eastAsia="Arial" w:hAnsi="Arial" w:cs="Arial"/>
          <w:sz w:val="24"/>
          <w:szCs w:val="24"/>
        </w:rPr>
        <w:t xml:space="preserve">uality of service positively aligns with the third dimension. </w:t>
      </w:r>
      <w:r w:rsidR="006B5CE8">
        <w:rPr>
          <w:rFonts w:ascii="Arial" w:eastAsia="Arial" w:hAnsi="Arial" w:cs="Arial"/>
          <w:sz w:val="24"/>
          <w:szCs w:val="24"/>
        </w:rPr>
        <w:t>T</w:t>
      </w:r>
      <w:r w:rsidR="003E5E34" w:rsidRPr="003E5E34">
        <w:rPr>
          <w:rFonts w:ascii="Arial" w:eastAsia="Arial" w:hAnsi="Arial" w:cs="Arial"/>
          <w:sz w:val="24"/>
          <w:szCs w:val="24"/>
        </w:rPr>
        <w:t xml:space="preserve">he first- and third-dimension maps </w:t>
      </w:r>
      <w:r w:rsidR="006B5CE8">
        <w:rPr>
          <w:rFonts w:ascii="Arial" w:eastAsia="Arial" w:hAnsi="Arial" w:cs="Arial"/>
          <w:sz w:val="24"/>
          <w:szCs w:val="24"/>
        </w:rPr>
        <w:t xml:space="preserve">will be analyzed first </w:t>
      </w:r>
      <w:r w:rsidR="003E5E34" w:rsidRPr="003E5E34">
        <w:rPr>
          <w:rFonts w:ascii="Arial" w:eastAsia="Arial" w:hAnsi="Arial" w:cs="Arial"/>
          <w:sz w:val="24"/>
          <w:szCs w:val="24"/>
        </w:rPr>
        <w:t xml:space="preserve">to see how </w:t>
      </w:r>
      <w:r w:rsidR="006B5CE8">
        <w:rPr>
          <w:rFonts w:ascii="Arial" w:eastAsia="Arial" w:hAnsi="Arial" w:cs="Arial"/>
          <w:sz w:val="24"/>
          <w:szCs w:val="24"/>
        </w:rPr>
        <w:t>the</w:t>
      </w:r>
      <w:r w:rsidR="003E5E34" w:rsidRPr="003E5E34">
        <w:rPr>
          <w:rFonts w:ascii="Arial" w:eastAsia="Arial" w:hAnsi="Arial" w:cs="Arial"/>
          <w:sz w:val="24"/>
          <w:szCs w:val="24"/>
        </w:rPr>
        <w:t xml:space="preserve"> restaurants perform in terms of quality of service.</w:t>
      </w:r>
    </w:p>
    <w:p w14:paraId="4BC6934F" w14:textId="04715B26" w:rsidR="003E5E34" w:rsidRPr="003E5E34" w:rsidRDefault="003E5E34" w:rsidP="007A0584">
      <w:pPr>
        <w:spacing w:line="240" w:lineRule="auto"/>
        <w:rPr>
          <w:rFonts w:ascii="Arial" w:eastAsia="Arial" w:hAnsi="Arial" w:cs="Arial"/>
          <w:i/>
          <w:iCs/>
          <w:sz w:val="24"/>
          <w:szCs w:val="24"/>
        </w:rPr>
      </w:pPr>
      <w:r>
        <w:rPr>
          <w:rFonts w:ascii="Arial" w:eastAsia="Arial" w:hAnsi="Arial" w:cs="Arial"/>
          <w:i/>
          <w:iCs/>
          <w:sz w:val="24"/>
          <w:szCs w:val="24"/>
        </w:rPr>
        <w:t xml:space="preserve">Figure 19: Objects Positioned on the First and Third Dimension </w:t>
      </w:r>
    </w:p>
    <w:p w14:paraId="32849907" w14:textId="63274D70" w:rsidR="74B58314" w:rsidRDefault="74B58314" w:rsidP="001B4908">
      <w:pPr>
        <w:spacing w:line="240" w:lineRule="auto"/>
        <w:jc w:val="center"/>
        <w:rPr>
          <w:rFonts w:ascii="Arial" w:eastAsia="Arial" w:hAnsi="Arial" w:cs="Arial"/>
          <w:sz w:val="24"/>
          <w:szCs w:val="24"/>
        </w:rPr>
      </w:pPr>
      <w:r>
        <w:rPr>
          <w:noProof/>
        </w:rPr>
        <w:drawing>
          <wp:inline distT="0" distB="0" distL="0" distR="0" wp14:anchorId="01E49EA8" wp14:editId="78C6A6B5">
            <wp:extent cx="4218178" cy="4189917"/>
            <wp:effectExtent l="0" t="0" r="0" b="0"/>
            <wp:docPr id="634449667" name="Picture 634449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218178" cy="4189917"/>
                    </a:xfrm>
                    <a:prstGeom prst="rect">
                      <a:avLst/>
                    </a:prstGeom>
                  </pic:spPr>
                </pic:pic>
              </a:graphicData>
            </a:graphic>
          </wp:inline>
        </w:drawing>
      </w:r>
    </w:p>
    <w:p w14:paraId="3F43969B" w14:textId="77777777" w:rsidR="00FD0E84" w:rsidRDefault="00FD0E84" w:rsidP="001B4908">
      <w:pPr>
        <w:spacing w:line="240" w:lineRule="auto"/>
        <w:jc w:val="center"/>
        <w:rPr>
          <w:rFonts w:ascii="Arial" w:eastAsia="Arial" w:hAnsi="Arial" w:cs="Arial"/>
          <w:sz w:val="24"/>
          <w:szCs w:val="24"/>
        </w:rPr>
      </w:pPr>
    </w:p>
    <w:p w14:paraId="60E419A8" w14:textId="17454FCB" w:rsidR="00FD0E84" w:rsidRDefault="00FD0E84" w:rsidP="00FD0E84">
      <w:pPr>
        <w:spacing w:line="240" w:lineRule="auto"/>
        <w:rPr>
          <w:rFonts w:ascii="Arial" w:eastAsia="Arial" w:hAnsi="Arial" w:cs="Arial"/>
          <w:sz w:val="24"/>
          <w:szCs w:val="24"/>
        </w:rPr>
      </w:pPr>
      <w:r w:rsidRPr="00FD0E84">
        <w:rPr>
          <w:rFonts w:ascii="Arial" w:eastAsia="Arial" w:hAnsi="Arial" w:cs="Arial"/>
          <w:sz w:val="24"/>
          <w:szCs w:val="24"/>
        </w:rPr>
        <w:t xml:space="preserve">Our third dimension explains around 5% of the variance in the data and is vertical in the above diagram. </w:t>
      </w:r>
      <w:r w:rsidR="49B07427" w:rsidRPr="15CC4AF0">
        <w:rPr>
          <w:rFonts w:ascii="Arial" w:eastAsia="Arial" w:hAnsi="Arial" w:cs="Arial"/>
          <w:sz w:val="24"/>
          <w:szCs w:val="24"/>
        </w:rPr>
        <w:t>Fleming</w:t>
      </w:r>
      <w:r w:rsidR="5FFB5BC7" w:rsidRPr="15CC4AF0">
        <w:rPr>
          <w:rFonts w:ascii="Arial" w:eastAsia="Arial" w:hAnsi="Arial" w:cs="Arial"/>
          <w:sz w:val="24"/>
          <w:szCs w:val="24"/>
        </w:rPr>
        <w:t>’</w:t>
      </w:r>
      <w:r w:rsidR="49B07427" w:rsidRPr="15CC4AF0">
        <w:rPr>
          <w:rFonts w:ascii="Arial" w:eastAsia="Arial" w:hAnsi="Arial" w:cs="Arial"/>
          <w:sz w:val="24"/>
          <w:szCs w:val="24"/>
        </w:rPr>
        <w:t>s</w:t>
      </w:r>
      <w:r w:rsidRPr="00FD0E84">
        <w:rPr>
          <w:rFonts w:ascii="Arial" w:eastAsia="Arial" w:hAnsi="Arial" w:cs="Arial"/>
          <w:sz w:val="24"/>
          <w:szCs w:val="24"/>
        </w:rPr>
        <w:t xml:space="preserve">, our focal brand, performs negatively </w:t>
      </w:r>
      <w:r w:rsidR="19904986" w:rsidRPr="15CC4AF0">
        <w:rPr>
          <w:rFonts w:ascii="Arial" w:eastAsia="Arial" w:hAnsi="Arial" w:cs="Arial"/>
          <w:sz w:val="24"/>
          <w:szCs w:val="24"/>
        </w:rPr>
        <w:t>with respect to</w:t>
      </w:r>
      <w:r w:rsidR="49B07427" w:rsidRPr="15CC4AF0">
        <w:rPr>
          <w:rFonts w:ascii="Arial" w:eastAsia="Arial" w:hAnsi="Arial" w:cs="Arial"/>
          <w:sz w:val="24"/>
          <w:szCs w:val="24"/>
        </w:rPr>
        <w:t xml:space="preserve"> </w:t>
      </w:r>
      <w:r w:rsidRPr="00FD0E84">
        <w:rPr>
          <w:rFonts w:ascii="Arial" w:eastAsia="Arial" w:hAnsi="Arial" w:cs="Arial"/>
          <w:sz w:val="24"/>
          <w:szCs w:val="24"/>
        </w:rPr>
        <w:t xml:space="preserve">this attribute. It lies on the negative side of the </w:t>
      </w:r>
      <w:r w:rsidR="0414C61D" w:rsidRPr="15CC4AF0">
        <w:rPr>
          <w:rFonts w:ascii="Arial" w:eastAsia="Arial" w:hAnsi="Arial" w:cs="Arial"/>
          <w:sz w:val="24"/>
          <w:szCs w:val="24"/>
        </w:rPr>
        <w:t xml:space="preserve">third </w:t>
      </w:r>
      <w:r w:rsidRPr="00FD0E84">
        <w:rPr>
          <w:rFonts w:ascii="Arial" w:eastAsia="Arial" w:hAnsi="Arial" w:cs="Arial"/>
          <w:sz w:val="24"/>
          <w:szCs w:val="24"/>
        </w:rPr>
        <w:t>dimension, indicating that it has poor quality of service. Ocean Prime, its closest competitor, performs well compared to Eddie V's</w:t>
      </w:r>
      <w:r w:rsidR="1B827DFF" w:rsidRPr="15CC4AF0">
        <w:rPr>
          <w:rFonts w:ascii="Arial" w:eastAsia="Arial" w:hAnsi="Arial" w:cs="Arial"/>
          <w:sz w:val="24"/>
          <w:szCs w:val="24"/>
        </w:rPr>
        <w:t xml:space="preserve">, </w:t>
      </w:r>
      <w:r w:rsidRPr="00FD0E84">
        <w:rPr>
          <w:rFonts w:ascii="Arial" w:eastAsia="Arial" w:hAnsi="Arial" w:cs="Arial"/>
          <w:sz w:val="24"/>
          <w:szCs w:val="24"/>
        </w:rPr>
        <w:t>Ruth's Chris</w:t>
      </w:r>
      <w:r w:rsidR="1DA673D1" w:rsidRPr="15CC4AF0">
        <w:rPr>
          <w:rFonts w:ascii="Arial" w:eastAsia="Arial" w:hAnsi="Arial" w:cs="Arial"/>
          <w:sz w:val="24"/>
          <w:szCs w:val="24"/>
        </w:rPr>
        <w:t xml:space="preserve"> and Fleming’s. </w:t>
      </w:r>
    </w:p>
    <w:p w14:paraId="4AF51002" w14:textId="1B9A30C8" w:rsidR="00FD0E84" w:rsidRPr="00FD0E84" w:rsidRDefault="00FD0E84" w:rsidP="00FD0E84">
      <w:pPr>
        <w:spacing w:line="240" w:lineRule="auto"/>
        <w:rPr>
          <w:rFonts w:ascii="Arial" w:eastAsia="Arial" w:hAnsi="Arial" w:cs="Arial"/>
          <w:i/>
          <w:iCs/>
          <w:sz w:val="24"/>
          <w:szCs w:val="24"/>
        </w:rPr>
      </w:pPr>
      <w:r>
        <w:rPr>
          <w:rFonts w:ascii="Arial" w:eastAsia="Arial" w:hAnsi="Arial" w:cs="Arial"/>
          <w:i/>
          <w:iCs/>
          <w:sz w:val="24"/>
          <w:szCs w:val="24"/>
        </w:rPr>
        <w:lastRenderedPageBreak/>
        <w:t>Figure 20: Objects and Attributes on the First and Third Dimension</w:t>
      </w:r>
    </w:p>
    <w:p w14:paraId="097BF370" w14:textId="5F587DEF" w:rsidR="33B637DC" w:rsidRDefault="33B637DC" w:rsidP="001B4908">
      <w:pPr>
        <w:spacing w:line="240" w:lineRule="auto"/>
        <w:jc w:val="center"/>
        <w:rPr>
          <w:rFonts w:ascii="Arial" w:eastAsia="Arial" w:hAnsi="Arial" w:cs="Arial"/>
          <w:sz w:val="24"/>
          <w:szCs w:val="24"/>
        </w:rPr>
      </w:pPr>
      <w:r>
        <w:rPr>
          <w:noProof/>
        </w:rPr>
        <w:drawing>
          <wp:inline distT="0" distB="0" distL="0" distR="0" wp14:anchorId="46360E3E" wp14:editId="5468111E">
            <wp:extent cx="3762375" cy="3737168"/>
            <wp:effectExtent l="0" t="0" r="0" b="0"/>
            <wp:docPr id="233053082" name="Picture 23305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62375" cy="3737168"/>
                    </a:xfrm>
                    <a:prstGeom prst="rect">
                      <a:avLst/>
                    </a:prstGeom>
                  </pic:spPr>
                </pic:pic>
              </a:graphicData>
            </a:graphic>
          </wp:inline>
        </w:drawing>
      </w:r>
    </w:p>
    <w:p w14:paraId="4104EEAE" w14:textId="77777777" w:rsidR="00A81A97" w:rsidRDefault="00A81A97" w:rsidP="001B4908">
      <w:pPr>
        <w:spacing w:line="240" w:lineRule="auto"/>
        <w:rPr>
          <w:rFonts w:ascii="Arial" w:eastAsia="Arial" w:hAnsi="Arial" w:cs="Arial"/>
          <w:sz w:val="24"/>
          <w:szCs w:val="24"/>
        </w:rPr>
      </w:pPr>
      <w:r w:rsidRPr="00A81A97">
        <w:rPr>
          <w:rFonts w:ascii="Arial" w:eastAsia="Arial" w:hAnsi="Arial" w:cs="Arial"/>
          <w:sz w:val="24"/>
          <w:szCs w:val="24"/>
        </w:rPr>
        <w:t>The quality-of-service attribute vector is the longest in the above perceptual map, indicating that the third dimension captures it well. Flemings is in the opposite direction of that vector, while all the other restaurants are on the positive side of it.</w:t>
      </w:r>
    </w:p>
    <w:p w14:paraId="36F2FBBB" w14:textId="177C1303" w:rsidR="391A44F6" w:rsidRDefault="004327B9" w:rsidP="001B4908">
      <w:pPr>
        <w:spacing w:line="240" w:lineRule="auto"/>
        <w:rPr>
          <w:rFonts w:ascii="Arial" w:eastAsia="Arial" w:hAnsi="Arial" w:cs="Arial"/>
          <w:sz w:val="24"/>
          <w:szCs w:val="24"/>
        </w:rPr>
      </w:pPr>
      <w:r>
        <w:rPr>
          <w:rFonts w:ascii="Arial" w:eastAsia="Arial" w:hAnsi="Arial" w:cs="Arial"/>
          <w:sz w:val="24"/>
          <w:szCs w:val="24"/>
        </w:rPr>
        <w:t>Looking further</w:t>
      </w:r>
      <w:r w:rsidR="391A44F6" w:rsidRPr="6C53B5DD">
        <w:rPr>
          <w:rFonts w:ascii="Arial" w:eastAsia="Arial" w:hAnsi="Arial" w:cs="Arial"/>
          <w:sz w:val="24"/>
          <w:szCs w:val="24"/>
        </w:rPr>
        <w:t xml:space="preserve"> into </w:t>
      </w:r>
      <w:r w:rsidR="00443051">
        <w:rPr>
          <w:rFonts w:ascii="Arial" w:eastAsia="Arial" w:hAnsi="Arial" w:cs="Arial"/>
          <w:sz w:val="24"/>
          <w:szCs w:val="24"/>
        </w:rPr>
        <w:t xml:space="preserve">the </w:t>
      </w:r>
      <w:r w:rsidR="391A44F6" w:rsidRPr="6C53B5DD">
        <w:rPr>
          <w:rFonts w:ascii="Arial" w:eastAsia="Arial" w:hAnsi="Arial" w:cs="Arial"/>
          <w:sz w:val="24"/>
          <w:szCs w:val="24"/>
        </w:rPr>
        <w:t>perceptual data</w:t>
      </w:r>
      <w:r w:rsidR="00443051">
        <w:rPr>
          <w:rFonts w:ascii="Arial" w:eastAsia="Arial" w:hAnsi="Arial" w:cs="Arial"/>
          <w:sz w:val="24"/>
          <w:szCs w:val="24"/>
        </w:rPr>
        <w:t>, the average attribute score for each restaurant is calculated below:</w:t>
      </w:r>
    </w:p>
    <w:p w14:paraId="6FF0C41B" w14:textId="2B8AB66F" w:rsidR="00243B8B" w:rsidRPr="00A81A97" w:rsidRDefault="00A81A97" w:rsidP="3EA38796">
      <w:pPr>
        <w:spacing w:line="240" w:lineRule="auto"/>
        <w:rPr>
          <w:rFonts w:ascii="Arial" w:eastAsia="Arial" w:hAnsi="Arial" w:cs="Arial"/>
          <w:i/>
          <w:iCs/>
          <w:sz w:val="24"/>
          <w:szCs w:val="24"/>
        </w:rPr>
      </w:pPr>
      <w:r w:rsidRPr="3EA38796">
        <w:rPr>
          <w:rFonts w:ascii="Arial" w:eastAsia="Arial" w:hAnsi="Arial" w:cs="Arial"/>
          <w:i/>
          <w:iCs/>
          <w:sz w:val="24"/>
          <w:szCs w:val="24"/>
        </w:rPr>
        <w:t>Figure 2</w:t>
      </w:r>
      <w:r w:rsidR="008B1703" w:rsidRPr="3EA38796">
        <w:rPr>
          <w:rFonts w:ascii="Arial" w:eastAsia="Arial" w:hAnsi="Arial" w:cs="Arial"/>
          <w:i/>
          <w:iCs/>
          <w:sz w:val="24"/>
          <w:szCs w:val="24"/>
        </w:rPr>
        <w:t xml:space="preserve">1: </w:t>
      </w:r>
      <w:r w:rsidR="00243B8B" w:rsidRPr="3EA38796">
        <w:rPr>
          <w:rFonts w:ascii="Arial" w:eastAsia="Arial" w:hAnsi="Arial" w:cs="Arial"/>
          <w:i/>
          <w:iCs/>
          <w:sz w:val="24"/>
          <w:szCs w:val="24"/>
        </w:rPr>
        <w:t xml:space="preserve">Average Attribute Score for each Restaurant </w:t>
      </w:r>
    </w:p>
    <w:p w14:paraId="11FC31FC" w14:textId="3B82A799" w:rsidR="3EA38796" w:rsidRDefault="3EA38796" w:rsidP="3EA38796">
      <w:pPr>
        <w:spacing w:line="240" w:lineRule="auto"/>
        <w:rPr>
          <w:rFonts w:ascii="Arial" w:eastAsia="Arial" w:hAnsi="Arial" w:cs="Arial"/>
          <w:i/>
          <w:iCs/>
          <w:sz w:val="24"/>
          <w:szCs w:val="24"/>
        </w:rPr>
      </w:pPr>
    </w:p>
    <w:p w14:paraId="597F5C5B" w14:textId="77777777" w:rsidR="00243B8B" w:rsidRDefault="430EAEF2" w:rsidP="001B4908">
      <w:pPr>
        <w:spacing w:line="240" w:lineRule="auto"/>
        <w:rPr>
          <w:rFonts w:ascii="Arial" w:eastAsia="Arial" w:hAnsi="Arial" w:cs="Arial"/>
          <w:sz w:val="24"/>
          <w:szCs w:val="24"/>
        </w:rPr>
      </w:pPr>
      <w:r>
        <w:rPr>
          <w:noProof/>
        </w:rPr>
        <w:drawing>
          <wp:inline distT="0" distB="0" distL="0" distR="0" wp14:anchorId="333A9299" wp14:editId="715AA2AC">
            <wp:extent cx="5943600" cy="1743075"/>
            <wp:effectExtent l="0" t="0" r="0" b="0"/>
            <wp:docPr id="514818053" name="Picture 514818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1291EB91" w14:textId="1824940F" w:rsidR="430EAEF2" w:rsidRDefault="00443051" w:rsidP="001B4908">
      <w:pPr>
        <w:spacing w:line="240" w:lineRule="auto"/>
        <w:rPr>
          <w:rFonts w:ascii="Arial" w:eastAsia="Arial" w:hAnsi="Arial" w:cs="Arial"/>
          <w:sz w:val="24"/>
          <w:szCs w:val="24"/>
        </w:rPr>
      </w:pPr>
      <w:proofErr w:type="gramStart"/>
      <w:r w:rsidRPr="6C53B5DD">
        <w:rPr>
          <w:rFonts w:ascii="Arial" w:eastAsia="Arial" w:hAnsi="Arial" w:cs="Arial"/>
          <w:sz w:val="24"/>
          <w:szCs w:val="24"/>
        </w:rPr>
        <w:t>Fleming</w:t>
      </w:r>
      <w:r>
        <w:rPr>
          <w:rFonts w:ascii="Arial" w:eastAsia="Arial" w:hAnsi="Arial" w:cs="Arial"/>
          <w:sz w:val="24"/>
          <w:szCs w:val="24"/>
        </w:rPr>
        <w:t>’s</w:t>
      </w:r>
      <w:proofErr w:type="gramEnd"/>
      <w:r>
        <w:rPr>
          <w:rFonts w:ascii="Arial" w:eastAsia="Arial" w:hAnsi="Arial" w:cs="Arial"/>
          <w:sz w:val="24"/>
          <w:szCs w:val="24"/>
        </w:rPr>
        <w:t xml:space="preserve"> </w:t>
      </w:r>
      <w:r w:rsidR="003F733A">
        <w:rPr>
          <w:rFonts w:ascii="Arial" w:eastAsia="Arial" w:hAnsi="Arial" w:cs="Arial"/>
          <w:sz w:val="24"/>
          <w:szCs w:val="24"/>
        </w:rPr>
        <w:t>has an</w:t>
      </w:r>
      <w:r w:rsidR="00522E28">
        <w:rPr>
          <w:rFonts w:ascii="Arial" w:eastAsia="Arial" w:hAnsi="Arial" w:cs="Arial"/>
          <w:sz w:val="24"/>
          <w:szCs w:val="24"/>
        </w:rPr>
        <w:t xml:space="preserve"> </w:t>
      </w:r>
      <w:r w:rsidR="6A5297AA" w:rsidRPr="6C53B5DD">
        <w:rPr>
          <w:rFonts w:ascii="Arial" w:eastAsia="Arial" w:hAnsi="Arial" w:cs="Arial"/>
          <w:sz w:val="24"/>
          <w:szCs w:val="24"/>
        </w:rPr>
        <w:t>average</w:t>
      </w:r>
      <w:r w:rsidR="430EAEF2" w:rsidRPr="6C53B5DD">
        <w:rPr>
          <w:rFonts w:ascii="Arial" w:eastAsia="Arial" w:hAnsi="Arial" w:cs="Arial"/>
          <w:sz w:val="24"/>
          <w:szCs w:val="24"/>
        </w:rPr>
        <w:t xml:space="preserve"> </w:t>
      </w:r>
      <w:r w:rsidR="003F733A">
        <w:rPr>
          <w:rFonts w:ascii="Arial" w:eastAsia="Arial" w:hAnsi="Arial" w:cs="Arial"/>
          <w:sz w:val="24"/>
          <w:szCs w:val="24"/>
        </w:rPr>
        <w:t xml:space="preserve">performance </w:t>
      </w:r>
      <w:r w:rsidR="1FAFCD41" w:rsidRPr="6C53B5DD">
        <w:rPr>
          <w:rFonts w:ascii="Arial" w:eastAsia="Arial" w:hAnsi="Arial" w:cs="Arial"/>
          <w:sz w:val="24"/>
          <w:szCs w:val="24"/>
        </w:rPr>
        <w:t xml:space="preserve">with respect to all attributes except quality of service. </w:t>
      </w:r>
      <w:r w:rsidR="371A591C" w:rsidRPr="6C53B5DD">
        <w:rPr>
          <w:rFonts w:ascii="Arial" w:eastAsia="Arial" w:hAnsi="Arial" w:cs="Arial"/>
          <w:sz w:val="24"/>
          <w:szCs w:val="24"/>
        </w:rPr>
        <w:t xml:space="preserve">The perception value of quality of service is </w:t>
      </w:r>
      <w:r w:rsidR="5DA75AB3" w:rsidRPr="6C53B5DD">
        <w:rPr>
          <w:rFonts w:ascii="Arial" w:eastAsia="Arial" w:hAnsi="Arial" w:cs="Arial"/>
          <w:sz w:val="24"/>
          <w:szCs w:val="24"/>
        </w:rPr>
        <w:t>significantly less than</w:t>
      </w:r>
      <w:r w:rsidR="371A591C" w:rsidRPr="6C53B5DD">
        <w:rPr>
          <w:rFonts w:ascii="Arial" w:eastAsia="Arial" w:hAnsi="Arial" w:cs="Arial"/>
          <w:sz w:val="24"/>
          <w:szCs w:val="24"/>
        </w:rPr>
        <w:t xml:space="preserve"> the average perception</w:t>
      </w:r>
      <w:r w:rsidR="728E38E3" w:rsidRPr="6C53B5DD">
        <w:rPr>
          <w:rFonts w:ascii="Arial" w:eastAsia="Arial" w:hAnsi="Arial" w:cs="Arial"/>
          <w:sz w:val="24"/>
          <w:szCs w:val="24"/>
        </w:rPr>
        <w:t xml:space="preserve"> value</w:t>
      </w:r>
      <w:r w:rsidR="371A591C" w:rsidRPr="6C53B5DD">
        <w:rPr>
          <w:rFonts w:ascii="Arial" w:eastAsia="Arial" w:hAnsi="Arial" w:cs="Arial"/>
          <w:sz w:val="24"/>
          <w:szCs w:val="24"/>
        </w:rPr>
        <w:t xml:space="preserve"> of all res</w:t>
      </w:r>
      <w:r w:rsidR="344BAB27" w:rsidRPr="6C53B5DD">
        <w:rPr>
          <w:rFonts w:ascii="Arial" w:eastAsia="Arial" w:hAnsi="Arial" w:cs="Arial"/>
          <w:sz w:val="24"/>
          <w:szCs w:val="24"/>
        </w:rPr>
        <w:t xml:space="preserve">taurants. Ocean </w:t>
      </w:r>
      <w:r w:rsidR="003F733A">
        <w:rPr>
          <w:rFonts w:ascii="Arial" w:eastAsia="Arial" w:hAnsi="Arial" w:cs="Arial"/>
          <w:sz w:val="24"/>
          <w:szCs w:val="24"/>
        </w:rPr>
        <w:t>P</w:t>
      </w:r>
      <w:r w:rsidR="344BAB27" w:rsidRPr="6C53B5DD">
        <w:rPr>
          <w:rFonts w:ascii="Arial" w:eastAsia="Arial" w:hAnsi="Arial" w:cs="Arial"/>
          <w:sz w:val="24"/>
          <w:szCs w:val="24"/>
        </w:rPr>
        <w:t>r</w:t>
      </w:r>
      <w:r w:rsidR="0127D85F" w:rsidRPr="6C53B5DD">
        <w:rPr>
          <w:rFonts w:ascii="Arial" w:eastAsia="Arial" w:hAnsi="Arial" w:cs="Arial"/>
          <w:sz w:val="24"/>
          <w:szCs w:val="24"/>
        </w:rPr>
        <w:t xml:space="preserve">ime has the highest perception value for </w:t>
      </w:r>
      <w:r w:rsidR="0127D85F" w:rsidRPr="6C53B5DD">
        <w:rPr>
          <w:rFonts w:ascii="Arial" w:eastAsia="Arial" w:hAnsi="Arial" w:cs="Arial"/>
          <w:sz w:val="24"/>
          <w:szCs w:val="24"/>
        </w:rPr>
        <w:lastRenderedPageBreak/>
        <w:t>menu variety and wine/cocktail list</w:t>
      </w:r>
      <w:r w:rsidR="3C137D9F" w:rsidRPr="6C53B5DD">
        <w:rPr>
          <w:rFonts w:ascii="Arial" w:eastAsia="Arial" w:hAnsi="Arial" w:cs="Arial"/>
          <w:sz w:val="24"/>
          <w:szCs w:val="24"/>
        </w:rPr>
        <w:t xml:space="preserve">. Ruth’s Chris is the best in terms of quality of service, but it does not perform well with respect to prices. This is an indication of the fact that it focuses more on </w:t>
      </w:r>
      <w:r w:rsidR="5981B0F7" w:rsidRPr="6C53B5DD">
        <w:rPr>
          <w:rFonts w:ascii="Arial" w:eastAsia="Arial" w:hAnsi="Arial" w:cs="Arial"/>
          <w:sz w:val="24"/>
          <w:szCs w:val="24"/>
        </w:rPr>
        <w:t>a variety</w:t>
      </w:r>
      <w:r w:rsidR="3C137D9F" w:rsidRPr="6C53B5DD">
        <w:rPr>
          <w:rFonts w:ascii="Arial" w:eastAsia="Arial" w:hAnsi="Arial" w:cs="Arial"/>
          <w:sz w:val="24"/>
          <w:szCs w:val="24"/>
        </w:rPr>
        <w:t xml:space="preserve"> of ste</w:t>
      </w:r>
      <w:r w:rsidR="58AD194D" w:rsidRPr="6C53B5DD">
        <w:rPr>
          <w:rFonts w:ascii="Arial" w:eastAsia="Arial" w:hAnsi="Arial" w:cs="Arial"/>
          <w:sz w:val="24"/>
          <w:szCs w:val="24"/>
        </w:rPr>
        <w:t xml:space="preserve">ak cuts causing its prices to be higher than average. Eddie V’s is the most affordable </w:t>
      </w:r>
      <w:r w:rsidR="26E4EA96" w:rsidRPr="6C53B5DD">
        <w:rPr>
          <w:rFonts w:ascii="Arial" w:eastAsia="Arial" w:hAnsi="Arial" w:cs="Arial"/>
          <w:sz w:val="24"/>
          <w:szCs w:val="24"/>
        </w:rPr>
        <w:t>restaurant,</w:t>
      </w:r>
      <w:r w:rsidR="58AD194D" w:rsidRPr="6C53B5DD">
        <w:rPr>
          <w:rFonts w:ascii="Arial" w:eastAsia="Arial" w:hAnsi="Arial" w:cs="Arial"/>
          <w:sz w:val="24"/>
          <w:szCs w:val="24"/>
        </w:rPr>
        <w:t xml:space="preserve"> but it does not offer a variety of steak cuts. </w:t>
      </w:r>
    </w:p>
    <w:p w14:paraId="1BABDE76" w14:textId="72E8E00E" w:rsidR="00C320A8" w:rsidRDefault="26D2EEC8" w:rsidP="001B4908">
      <w:pPr>
        <w:spacing w:line="240" w:lineRule="auto"/>
        <w:rPr>
          <w:rFonts w:ascii="Arial" w:eastAsia="Arial" w:hAnsi="Arial" w:cs="Arial"/>
          <w:sz w:val="24"/>
          <w:szCs w:val="24"/>
        </w:rPr>
      </w:pPr>
      <w:r w:rsidRPr="4221459D">
        <w:rPr>
          <w:rFonts w:ascii="Arial" w:eastAsia="Arial" w:hAnsi="Arial" w:cs="Arial"/>
          <w:sz w:val="24"/>
          <w:szCs w:val="24"/>
        </w:rPr>
        <w:t>The above analysis has shown us that all our fine-dining steakhouse restaurants are unique in their own way. The consumers perceive them differently</w:t>
      </w:r>
      <w:r w:rsidR="7BE0E54D" w:rsidRPr="4221459D">
        <w:rPr>
          <w:rFonts w:ascii="Arial" w:eastAsia="Arial" w:hAnsi="Arial" w:cs="Arial"/>
          <w:sz w:val="24"/>
          <w:szCs w:val="24"/>
        </w:rPr>
        <w:t xml:space="preserve"> with respect to</w:t>
      </w:r>
      <w:r w:rsidRPr="4221459D">
        <w:rPr>
          <w:rFonts w:ascii="Arial" w:eastAsia="Arial" w:hAnsi="Arial" w:cs="Arial"/>
          <w:sz w:val="24"/>
          <w:szCs w:val="24"/>
        </w:rPr>
        <w:t xml:space="preserve"> the attributes </w:t>
      </w:r>
      <w:r w:rsidR="290B46BD" w:rsidRPr="4221459D">
        <w:rPr>
          <w:rFonts w:ascii="Arial" w:eastAsia="Arial" w:hAnsi="Arial" w:cs="Arial"/>
          <w:sz w:val="24"/>
          <w:szCs w:val="24"/>
        </w:rPr>
        <w:t>they were asked</w:t>
      </w:r>
      <w:r w:rsidRPr="4221459D">
        <w:rPr>
          <w:rFonts w:ascii="Arial" w:eastAsia="Arial" w:hAnsi="Arial" w:cs="Arial"/>
          <w:sz w:val="24"/>
          <w:szCs w:val="24"/>
        </w:rPr>
        <w:t xml:space="preserve"> to rate. However, Fleming</w:t>
      </w:r>
      <w:r w:rsidR="290B46BD" w:rsidRPr="4221459D">
        <w:rPr>
          <w:rFonts w:ascii="Arial" w:eastAsia="Arial" w:hAnsi="Arial" w:cs="Arial"/>
          <w:sz w:val="24"/>
          <w:szCs w:val="24"/>
        </w:rPr>
        <w:t>’</w:t>
      </w:r>
      <w:r w:rsidRPr="4221459D">
        <w:rPr>
          <w:rFonts w:ascii="Arial" w:eastAsia="Arial" w:hAnsi="Arial" w:cs="Arial"/>
          <w:sz w:val="24"/>
          <w:szCs w:val="24"/>
        </w:rPr>
        <w:t xml:space="preserve">s is perceived to be an average fine-dining steakhouse restaurant with poor quality of service. </w:t>
      </w:r>
      <w:r w:rsidR="63E62917" w:rsidRPr="4221459D">
        <w:rPr>
          <w:rFonts w:ascii="Arial" w:eastAsia="Arial" w:hAnsi="Arial" w:cs="Arial"/>
          <w:sz w:val="24"/>
          <w:szCs w:val="24"/>
        </w:rPr>
        <w:t xml:space="preserve">We can see from </w:t>
      </w:r>
      <w:r w:rsidR="181BBBE2" w:rsidRPr="4221459D">
        <w:rPr>
          <w:rFonts w:ascii="Arial" w:eastAsia="Arial" w:hAnsi="Arial" w:cs="Arial"/>
          <w:sz w:val="24"/>
          <w:szCs w:val="24"/>
        </w:rPr>
        <w:t>our</w:t>
      </w:r>
      <w:r w:rsidRPr="4221459D">
        <w:rPr>
          <w:rFonts w:ascii="Arial" w:eastAsia="Arial" w:hAnsi="Arial" w:cs="Arial"/>
          <w:sz w:val="24"/>
          <w:szCs w:val="24"/>
        </w:rPr>
        <w:t xml:space="preserve"> perceptual ma</w:t>
      </w:r>
      <w:r w:rsidR="39F85355" w:rsidRPr="4221459D">
        <w:rPr>
          <w:rFonts w:ascii="Arial" w:eastAsia="Arial" w:hAnsi="Arial" w:cs="Arial"/>
          <w:sz w:val="24"/>
          <w:szCs w:val="24"/>
        </w:rPr>
        <w:t>p that</w:t>
      </w:r>
      <w:r w:rsidRPr="4221459D">
        <w:rPr>
          <w:rFonts w:ascii="Arial" w:eastAsia="Arial" w:hAnsi="Arial" w:cs="Arial"/>
          <w:sz w:val="24"/>
          <w:szCs w:val="24"/>
        </w:rPr>
        <w:t xml:space="preserve"> Ocean Prime is perceived as being quite similar to Fleming</w:t>
      </w:r>
      <w:r w:rsidR="290B46BD" w:rsidRPr="4221459D">
        <w:rPr>
          <w:rFonts w:ascii="Arial" w:eastAsia="Arial" w:hAnsi="Arial" w:cs="Arial"/>
          <w:sz w:val="24"/>
          <w:szCs w:val="24"/>
        </w:rPr>
        <w:t>’</w:t>
      </w:r>
      <w:r w:rsidRPr="4221459D">
        <w:rPr>
          <w:rFonts w:ascii="Arial" w:eastAsia="Arial" w:hAnsi="Arial" w:cs="Arial"/>
          <w:sz w:val="24"/>
          <w:szCs w:val="24"/>
        </w:rPr>
        <w:t xml:space="preserve">s, but it is better in terms of offering a better menu and wine/cocktail list. However, both restaurants fail to offer a variety of steak cuts, which are taken care of by Ruth's Chris and The Capital Grille. Moreover, Ruth's Chris is more expensive as well. Eddie V's is the most affordable of all restaurants, indicating that it could cater to the more middle-class consumers. </w:t>
      </w:r>
    </w:p>
    <w:p w14:paraId="0E4E9E1C" w14:textId="6196A51F" w:rsidR="006C36D1" w:rsidRPr="006C36D1" w:rsidRDefault="006C36D1" w:rsidP="001B4908">
      <w:pPr>
        <w:spacing w:line="240" w:lineRule="auto"/>
        <w:rPr>
          <w:rFonts w:ascii="Arial" w:eastAsia="Arial" w:hAnsi="Arial" w:cs="Arial"/>
          <w:sz w:val="24"/>
          <w:szCs w:val="24"/>
        </w:rPr>
      </w:pPr>
      <w:r w:rsidRPr="006C36D1">
        <w:rPr>
          <w:rFonts w:ascii="Arial" w:eastAsia="Arial" w:hAnsi="Arial" w:cs="Arial"/>
          <w:sz w:val="24"/>
          <w:szCs w:val="24"/>
        </w:rPr>
        <w:t>Now, segmentation analysis</w:t>
      </w:r>
      <w:r w:rsidR="003F733A">
        <w:rPr>
          <w:rFonts w:ascii="Arial" w:eastAsia="Arial" w:hAnsi="Arial" w:cs="Arial"/>
          <w:sz w:val="24"/>
          <w:szCs w:val="24"/>
        </w:rPr>
        <w:t xml:space="preserve"> must be observed </w:t>
      </w:r>
      <w:r w:rsidR="00F85783">
        <w:rPr>
          <w:rFonts w:ascii="Arial" w:eastAsia="Arial" w:hAnsi="Arial" w:cs="Arial"/>
          <w:sz w:val="24"/>
          <w:szCs w:val="24"/>
        </w:rPr>
        <w:t>again through</w:t>
      </w:r>
      <w:r w:rsidRPr="006C36D1">
        <w:rPr>
          <w:rFonts w:ascii="Arial" w:eastAsia="Arial" w:hAnsi="Arial" w:cs="Arial"/>
          <w:sz w:val="24"/>
          <w:szCs w:val="24"/>
        </w:rPr>
        <w:t xml:space="preserve"> examin</w:t>
      </w:r>
      <w:r w:rsidR="00F85783">
        <w:rPr>
          <w:rFonts w:ascii="Arial" w:eastAsia="Arial" w:hAnsi="Arial" w:cs="Arial"/>
          <w:sz w:val="24"/>
          <w:szCs w:val="24"/>
        </w:rPr>
        <w:t>ing</w:t>
      </w:r>
      <w:r w:rsidRPr="006C36D1">
        <w:rPr>
          <w:rFonts w:ascii="Arial" w:eastAsia="Arial" w:hAnsi="Arial" w:cs="Arial"/>
          <w:sz w:val="24"/>
          <w:szCs w:val="24"/>
        </w:rPr>
        <w:t xml:space="preserve"> </w:t>
      </w:r>
      <w:r w:rsidRPr="006C36D1">
        <w:rPr>
          <w:rFonts w:ascii="Arial" w:eastAsia="Arial" w:hAnsi="Arial" w:cs="Arial"/>
          <w:i/>
          <w:iCs/>
          <w:sz w:val="24"/>
          <w:szCs w:val="24"/>
        </w:rPr>
        <w:t>Figure 3</w:t>
      </w:r>
      <w:r w:rsidRPr="006C36D1">
        <w:rPr>
          <w:rFonts w:ascii="Arial" w:eastAsia="Arial" w:hAnsi="Arial" w:cs="Arial"/>
          <w:sz w:val="24"/>
          <w:szCs w:val="24"/>
        </w:rPr>
        <w:t xml:space="preserve"> to understand our consumers' preferences.</w:t>
      </w:r>
    </w:p>
    <w:p w14:paraId="0D52966E" w14:textId="652A852F" w:rsidR="4CF5847A" w:rsidRDefault="4CF5847A" w:rsidP="001B4908">
      <w:pPr>
        <w:spacing w:line="240" w:lineRule="auto"/>
        <w:jc w:val="center"/>
      </w:pPr>
      <w:r>
        <w:rPr>
          <w:noProof/>
        </w:rPr>
        <w:drawing>
          <wp:inline distT="0" distB="0" distL="0" distR="0" wp14:anchorId="07B6D1DE" wp14:editId="62BEB58B">
            <wp:extent cx="5011565" cy="1614488"/>
            <wp:effectExtent l="0" t="0" r="5080" b="0"/>
            <wp:docPr id="1212826389" name="Picture 11955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528160"/>
                    <pic:cNvPicPr/>
                  </pic:nvPicPr>
                  <pic:blipFill>
                    <a:blip r:embed="rId17">
                      <a:extLst>
                        <a:ext uri="{28A0092B-C50C-407E-A947-70E740481C1C}">
                          <a14:useLocalDpi xmlns:a14="http://schemas.microsoft.com/office/drawing/2010/main" val="0"/>
                        </a:ext>
                      </a:extLst>
                    </a:blip>
                    <a:stretch>
                      <a:fillRect/>
                    </a:stretch>
                  </pic:blipFill>
                  <pic:spPr>
                    <a:xfrm>
                      <a:off x="0" y="0"/>
                      <a:ext cx="5011565" cy="1614488"/>
                    </a:xfrm>
                    <a:prstGeom prst="rect">
                      <a:avLst/>
                    </a:prstGeom>
                  </pic:spPr>
                </pic:pic>
              </a:graphicData>
            </a:graphic>
          </wp:inline>
        </w:drawing>
      </w:r>
    </w:p>
    <w:p w14:paraId="31EC7150" w14:textId="79BD5192" w:rsidR="00432513" w:rsidRDefault="00F85783" w:rsidP="15CC4AF0">
      <w:pPr>
        <w:spacing w:after="0" w:line="240" w:lineRule="auto"/>
        <w:rPr>
          <w:rFonts w:ascii="Arial" w:eastAsia="Arial" w:hAnsi="Arial" w:cs="Arial"/>
          <w:sz w:val="24"/>
          <w:szCs w:val="24"/>
        </w:rPr>
      </w:pPr>
      <w:r>
        <w:rPr>
          <w:rFonts w:ascii="Arial" w:eastAsia="Arial" w:hAnsi="Arial" w:cs="Arial"/>
          <w:sz w:val="24"/>
          <w:szCs w:val="24"/>
        </w:rPr>
        <w:t>The first</w:t>
      </w:r>
      <w:r w:rsidR="00432513" w:rsidRPr="00432513">
        <w:rPr>
          <w:rFonts w:ascii="Arial" w:eastAsia="Arial" w:hAnsi="Arial" w:cs="Arial"/>
          <w:sz w:val="24"/>
          <w:szCs w:val="24"/>
        </w:rPr>
        <w:t xml:space="preserve"> segment values the variety of steak cuts, dining atmosphere and decor, wine or cocktails list, overall menu variety, and quality of service the most. These consumers are passionate about their dining experience at a high-end steakhouse and wine restaurant. They do not care about the price that much. They even constituted the highest proportion of our sample of respondents. Compared to the first segment, the other two are not concerned about the steak cuts, wine list, or even their dining experience. </w:t>
      </w:r>
    </w:p>
    <w:p w14:paraId="37776F3C" w14:textId="77777777" w:rsidR="00432513" w:rsidRPr="00432513" w:rsidRDefault="00432513" w:rsidP="15CC4AF0">
      <w:pPr>
        <w:spacing w:after="0" w:line="240" w:lineRule="auto"/>
        <w:rPr>
          <w:rFonts w:ascii="Arial" w:eastAsia="Arial" w:hAnsi="Arial" w:cs="Arial"/>
          <w:sz w:val="24"/>
          <w:szCs w:val="24"/>
        </w:rPr>
      </w:pPr>
    </w:p>
    <w:p w14:paraId="389B1933" w14:textId="21272880" w:rsidR="00432513" w:rsidRDefault="00432513" w:rsidP="15CC4AF0">
      <w:pPr>
        <w:spacing w:after="0" w:line="240" w:lineRule="auto"/>
        <w:rPr>
          <w:rFonts w:ascii="Arial" w:eastAsia="Arial" w:hAnsi="Arial" w:cs="Arial"/>
          <w:sz w:val="24"/>
          <w:szCs w:val="24"/>
        </w:rPr>
      </w:pPr>
      <w:r w:rsidRPr="00432513">
        <w:rPr>
          <w:rFonts w:ascii="Arial" w:eastAsia="Arial" w:hAnsi="Arial" w:cs="Arial"/>
          <w:sz w:val="24"/>
          <w:szCs w:val="24"/>
        </w:rPr>
        <w:t>Eddie V's is a good option for the second and third segments. For the First segment, our primary target audience, Fleming's, which projects itself as a fine-dining steakhouse restaurant, is not meeting their expectations. They value a variety of things in their ideal steakhouse restaurant. Moreover, Flemings only offers poor-quality service. On the contrary, Ocean Prime offers a fantastic menu and wine/cocktail list. It even has better service. Even though its price range is quite like Flemings, it offers more variety in steak cuts. Ruth's Chris and The Capital Grille offer an exquisite variety of steak cuts and are on the pricier side. However, given the customer preferences, the price attribute is of less concern. Therefore, that is something that can be ignored. Both restaurants have better quality of service than Fleming</w:t>
      </w:r>
      <w:r w:rsidR="00F85783">
        <w:rPr>
          <w:rFonts w:ascii="Arial" w:eastAsia="Arial" w:hAnsi="Arial" w:cs="Arial"/>
          <w:sz w:val="24"/>
          <w:szCs w:val="24"/>
        </w:rPr>
        <w:t>’</w:t>
      </w:r>
      <w:r w:rsidRPr="00432513">
        <w:rPr>
          <w:rFonts w:ascii="Arial" w:eastAsia="Arial" w:hAnsi="Arial" w:cs="Arial"/>
          <w:sz w:val="24"/>
          <w:szCs w:val="24"/>
        </w:rPr>
        <w:t>s</w:t>
      </w:r>
      <w:r>
        <w:rPr>
          <w:rFonts w:ascii="Arial" w:eastAsia="Arial" w:hAnsi="Arial" w:cs="Arial"/>
          <w:sz w:val="24"/>
          <w:szCs w:val="24"/>
        </w:rPr>
        <w:t>.</w:t>
      </w:r>
    </w:p>
    <w:p w14:paraId="7A4DE3A9" w14:textId="77777777" w:rsidR="00F85783" w:rsidRDefault="00F85783" w:rsidP="00432513">
      <w:pPr>
        <w:spacing w:after="0"/>
        <w:rPr>
          <w:rFonts w:ascii="Arial" w:eastAsia="Arial" w:hAnsi="Arial" w:cs="Arial"/>
          <w:sz w:val="24"/>
          <w:szCs w:val="24"/>
        </w:rPr>
      </w:pPr>
    </w:p>
    <w:p w14:paraId="3BABDF06" w14:textId="7BF31C8C" w:rsidR="005A7160" w:rsidRDefault="005A7160" w:rsidP="7E5B2AFB">
      <w:pPr>
        <w:spacing w:after="0"/>
        <w:rPr>
          <w:rFonts w:ascii="Arial" w:hAnsi="Arial" w:cs="Arial"/>
          <w:b/>
          <w:bCs/>
          <w:color w:val="C00000"/>
          <w:sz w:val="24"/>
          <w:szCs w:val="24"/>
          <w:u w:val="single"/>
        </w:rPr>
      </w:pPr>
      <w:r w:rsidRPr="7E5B2AFB">
        <w:rPr>
          <w:rFonts w:ascii="Arial" w:hAnsi="Arial" w:cs="Arial"/>
          <w:b/>
          <w:bCs/>
          <w:color w:val="C00000"/>
          <w:sz w:val="24"/>
          <w:szCs w:val="24"/>
          <w:u w:val="single"/>
        </w:rPr>
        <w:lastRenderedPageBreak/>
        <w:t>Recommendation</w:t>
      </w:r>
    </w:p>
    <w:p w14:paraId="3A1986E6" w14:textId="77777777" w:rsidR="00296C0C" w:rsidRDefault="00296C0C" w:rsidP="7E5B2AFB">
      <w:pPr>
        <w:spacing w:after="0"/>
        <w:rPr>
          <w:rFonts w:ascii="Arial" w:hAnsi="Arial" w:cs="Arial"/>
          <w:b/>
          <w:bCs/>
          <w:color w:val="C00000"/>
          <w:sz w:val="24"/>
          <w:szCs w:val="24"/>
          <w:u w:val="single"/>
        </w:rPr>
      </w:pPr>
    </w:p>
    <w:p w14:paraId="6E429148" w14:textId="34CE91AE" w:rsidR="00296C0C" w:rsidRPr="00296C0C" w:rsidRDefault="00296C0C" w:rsidP="7E5B2AFB">
      <w:pPr>
        <w:spacing w:after="0"/>
        <w:rPr>
          <w:rFonts w:ascii="Arial" w:hAnsi="Arial" w:cs="Arial"/>
          <w:b/>
          <w:bCs/>
          <w:color w:val="000000" w:themeColor="text1"/>
          <w:sz w:val="24"/>
          <w:szCs w:val="24"/>
        </w:rPr>
      </w:pPr>
      <w:r>
        <w:rPr>
          <w:rFonts w:ascii="Arial" w:hAnsi="Arial" w:cs="Arial"/>
          <w:b/>
          <w:bCs/>
          <w:color w:val="000000" w:themeColor="text1"/>
          <w:sz w:val="24"/>
          <w:szCs w:val="24"/>
        </w:rPr>
        <w:t xml:space="preserve">Segmentation </w:t>
      </w:r>
    </w:p>
    <w:p w14:paraId="09BC84E9" w14:textId="68657AEA" w:rsidR="15E8BC85" w:rsidRDefault="15E8BC85" w:rsidP="15E8BC85">
      <w:pPr>
        <w:spacing w:after="0"/>
        <w:rPr>
          <w:rFonts w:ascii="Arial" w:hAnsi="Arial" w:cs="Arial"/>
          <w:b/>
          <w:bCs/>
          <w:color w:val="000000" w:themeColor="text1"/>
          <w:sz w:val="24"/>
          <w:szCs w:val="24"/>
        </w:rPr>
      </w:pPr>
    </w:p>
    <w:p w14:paraId="792F6DC9" w14:textId="35850086" w:rsidR="15E8BC85" w:rsidRDefault="00D21041" w:rsidP="15CC4AF0">
      <w:pPr>
        <w:spacing w:after="0" w:line="240" w:lineRule="auto"/>
        <w:rPr>
          <w:rFonts w:ascii="Arial" w:hAnsi="Arial" w:cs="Arial"/>
          <w:color w:val="000000" w:themeColor="text1"/>
          <w:sz w:val="24"/>
          <w:szCs w:val="24"/>
        </w:rPr>
      </w:pPr>
      <w:r w:rsidRPr="00D21041">
        <w:rPr>
          <w:rFonts w:ascii="Arial" w:hAnsi="Arial" w:cs="Arial"/>
          <w:color w:val="000000" w:themeColor="text1"/>
          <w:sz w:val="24"/>
          <w:szCs w:val="24"/>
        </w:rPr>
        <w:t xml:space="preserve">After performing the segmentation analysis, the question </w:t>
      </w:r>
      <w:r w:rsidR="00E7334C">
        <w:rPr>
          <w:rFonts w:ascii="Arial" w:hAnsi="Arial" w:cs="Arial"/>
          <w:color w:val="000000" w:themeColor="text1"/>
          <w:sz w:val="24"/>
          <w:szCs w:val="24"/>
        </w:rPr>
        <w:t xml:space="preserve">was answered successfully </w:t>
      </w:r>
      <w:r w:rsidRPr="00D21041">
        <w:rPr>
          <w:rFonts w:ascii="Arial" w:hAnsi="Arial" w:cs="Arial"/>
          <w:color w:val="000000" w:themeColor="text1"/>
          <w:sz w:val="24"/>
          <w:szCs w:val="24"/>
        </w:rPr>
        <w:t xml:space="preserve">by identifying and explaining the patterns in customer preferences and demographic characteristics. </w:t>
      </w:r>
      <w:r w:rsidR="00E7334C">
        <w:rPr>
          <w:rFonts w:ascii="Arial" w:hAnsi="Arial" w:cs="Arial"/>
          <w:color w:val="000000" w:themeColor="text1"/>
          <w:sz w:val="24"/>
          <w:szCs w:val="24"/>
        </w:rPr>
        <w:t>C</w:t>
      </w:r>
      <w:r w:rsidRPr="00D21041">
        <w:rPr>
          <w:rFonts w:ascii="Arial" w:hAnsi="Arial" w:cs="Arial"/>
          <w:color w:val="000000" w:themeColor="text1"/>
          <w:sz w:val="24"/>
          <w:szCs w:val="24"/>
        </w:rPr>
        <w:t>ustomers in each segment share common values and behaviors regarding dining experiences. Thus, the following strategies</w:t>
      </w:r>
      <w:r w:rsidR="00E7334C">
        <w:rPr>
          <w:rFonts w:ascii="Arial" w:hAnsi="Arial" w:cs="Arial"/>
          <w:color w:val="000000" w:themeColor="text1"/>
          <w:sz w:val="24"/>
          <w:szCs w:val="24"/>
        </w:rPr>
        <w:t xml:space="preserve"> are recommended</w:t>
      </w:r>
      <w:r w:rsidRPr="00D21041">
        <w:rPr>
          <w:rFonts w:ascii="Arial" w:hAnsi="Arial" w:cs="Arial"/>
          <w:color w:val="000000" w:themeColor="text1"/>
          <w:sz w:val="24"/>
          <w:szCs w:val="24"/>
        </w:rPr>
        <w:t xml:space="preserve"> to effectively meet the needs of each segment while enhancing Fleming's position as a fine-dining steakhouse.</w:t>
      </w:r>
    </w:p>
    <w:p w14:paraId="5B073123" w14:textId="77777777" w:rsidR="00D21041" w:rsidRDefault="00D21041" w:rsidP="15CC4AF0">
      <w:pPr>
        <w:spacing w:after="0" w:line="240" w:lineRule="auto"/>
        <w:rPr>
          <w:rFonts w:ascii="Arial" w:hAnsi="Arial" w:cs="Arial"/>
          <w:color w:val="000000" w:themeColor="text1"/>
          <w:sz w:val="24"/>
          <w:szCs w:val="24"/>
        </w:rPr>
      </w:pPr>
    </w:p>
    <w:p w14:paraId="3F217966" w14:textId="2BB25F9F" w:rsidR="2D4B99D6" w:rsidRDefault="2D4B99D6" w:rsidP="15CC4AF0">
      <w:pPr>
        <w:spacing w:after="0" w:line="240" w:lineRule="auto"/>
        <w:rPr>
          <w:rFonts w:ascii="Arial" w:hAnsi="Arial" w:cs="Arial"/>
          <w:b/>
          <w:bCs/>
          <w:color w:val="000000" w:themeColor="text1"/>
          <w:sz w:val="24"/>
          <w:szCs w:val="24"/>
        </w:rPr>
      </w:pPr>
      <w:r w:rsidRPr="15E8BC85">
        <w:rPr>
          <w:rFonts w:ascii="Arial" w:hAnsi="Arial" w:cs="Arial"/>
          <w:b/>
          <w:bCs/>
          <w:color w:val="000000" w:themeColor="text1"/>
          <w:sz w:val="24"/>
          <w:szCs w:val="24"/>
        </w:rPr>
        <w:t>Segment 1:</w:t>
      </w:r>
      <w:r w:rsidR="2EBA660A" w:rsidRPr="001447BB">
        <w:rPr>
          <w:rFonts w:ascii="Arial" w:hAnsi="Arial" w:cs="Arial"/>
          <w:b/>
          <w:bCs/>
          <w:color w:val="000000" w:themeColor="text1"/>
          <w:sz w:val="24"/>
          <w:szCs w:val="24"/>
        </w:rPr>
        <w:t xml:space="preserve"> Elite Class</w:t>
      </w:r>
    </w:p>
    <w:p w14:paraId="0D42CFA2" w14:textId="72ADE131" w:rsidR="001447BB" w:rsidRDefault="001447BB" w:rsidP="15CC4AF0">
      <w:pPr>
        <w:spacing w:after="0" w:line="240" w:lineRule="auto"/>
        <w:rPr>
          <w:rFonts w:ascii="Arial" w:hAnsi="Arial" w:cs="Arial"/>
          <w:b/>
          <w:bCs/>
          <w:color w:val="000000" w:themeColor="text1"/>
          <w:sz w:val="24"/>
          <w:szCs w:val="24"/>
        </w:rPr>
      </w:pPr>
    </w:p>
    <w:p w14:paraId="34F17656" w14:textId="5C4DB374" w:rsidR="001447BB" w:rsidRDefault="00195F3C" w:rsidP="15CC4AF0">
      <w:pPr>
        <w:spacing w:after="0" w:line="240" w:lineRule="auto"/>
        <w:rPr>
          <w:rFonts w:ascii="Arial" w:eastAsia="Arial" w:hAnsi="Arial" w:cs="Arial"/>
          <w:color w:val="000000" w:themeColor="text1"/>
          <w:sz w:val="24"/>
          <w:szCs w:val="24"/>
        </w:rPr>
      </w:pPr>
      <w:r w:rsidRPr="00195F3C">
        <w:rPr>
          <w:rFonts w:ascii="Arial" w:eastAsia="Arial" w:hAnsi="Arial" w:cs="Arial"/>
          <w:color w:val="000000" w:themeColor="text1"/>
          <w:sz w:val="24"/>
          <w:szCs w:val="24"/>
        </w:rPr>
        <w:t>For the Elite Class, creating a high-end dining experience is essential. These customers value excellent service and a refined, elegant atmosphere.</w:t>
      </w:r>
      <w:r w:rsidR="00F81414">
        <w:rPr>
          <w:rFonts w:ascii="Arial" w:eastAsia="Arial" w:hAnsi="Arial" w:cs="Arial"/>
          <w:color w:val="000000" w:themeColor="text1"/>
          <w:sz w:val="24"/>
          <w:szCs w:val="24"/>
        </w:rPr>
        <w:t xml:space="preserve"> They should</w:t>
      </w:r>
      <w:r w:rsidRPr="00195F3C">
        <w:rPr>
          <w:rFonts w:ascii="Arial" w:eastAsia="Arial" w:hAnsi="Arial" w:cs="Arial"/>
          <w:color w:val="000000" w:themeColor="text1"/>
          <w:sz w:val="24"/>
          <w:szCs w:val="24"/>
        </w:rPr>
        <w:t xml:space="preserve"> </w:t>
      </w:r>
      <w:r w:rsidR="00ED1F8C">
        <w:rPr>
          <w:rFonts w:ascii="Arial" w:eastAsia="Arial" w:hAnsi="Arial" w:cs="Arial"/>
          <w:color w:val="000000" w:themeColor="text1"/>
          <w:sz w:val="24"/>
          <w:szCs w:val="24"/>
        </w:rPr>
        <w:t>f</w:t>
      </w:r>
      <w:r w:rsidRPr="00195F3C">
        <w:rPr>
          <w:rFonts w:ascii="Arial" w:eastAsia="Arial" w:hAnsi="Arial" w:cs="Arial"/>
          <w:color w:val="000000" w:themeColor="text1"/>
          <w:sz w:val="24"/>
          <w:szCs w:val="24"/>
        </w:rPr>
        <w:t>ocus on providing personalized service where staff are attentive and knowledgeable. The restaurant's ambiance should feel exclusive and comfortable, with attention to small details. Introduce special menu items available only for this group and offer fine wine pairings to match their sophisticated tastes. Market Fleming's as a place for luxury and exclusivity, emphasizing the premium experience that this group expects.</w:t>
      </w:r>
    </w:p>
    <w:p w14:paraId="03E4081F" w14:textId="77777777" w:rsidR="00195F3C" w:rsidRDefault="00195F3C" w:rsidP="15CC4AF0">
      <w:pPr>
        <w:spacing w:after="0" w:line="240" w:lineRule="auto"/>
        <w:rPr>
          <w:rFonts w:ascii="Arial" w:hAnsi="Arial" w:cs="Arial"/>
          <w:b/>
          <w:bCs/>
          <w:color w:val="000000" w:themeColor="text1"/>
          <w:sz w:val="24"/>
          <w:szCs w:val="24"/>
        </w:rPr>
      </w:pPr>
    </w:p>
    <w:p w14:paraId="67CE83B3" w14:textId="2CA543D6" w:rsidR="7A37436B" w:rsidRDefault="7A37436B" w:rsidP="15CC4AF0">
      <w:pPr>
        <w:spacing w:after="0" w:line="240" w:lineRule="auto"/>
        <w:rPr>
          <w:rFonts w:ascii="Arial" w:hAnsi="Arial" w:cs="Arial"/>
          <w:color w:val="000000" w:themeColor="text1"/>
          <w:sz w:val="24"/>
          <w:szCs w:val="24"/>
        </w:rPr>
      </w:pPr>
      <w:r w:rsidRPr="001447BB">
        <w:rPr>
          <w:rFonts w:ascii="Arial" w:hAnsi="Arial" w:cs="Arial"/>
          <w:b/>
          <w:bCs/>
          <w:color w:val="000000" w:themeColor="text1"/>
          <w:sz w:val="24"/>
          <w:szCs w:val="24"/>
        </w:rPr>
        <w:t>Segment 2:</w:t>
      </w:r>
      <w:r w:rsidR="47F72182" w:rsidRPr="001447BB">
        <w:rPr>
          <w:rFonts w:ascii="Arial" w:hAnsi="Arial" w:cs="Arial"/>
          <w:b/>
          <w:bCs/>
          <w:color w:val="000000" w:themeColor="text1"/>
          <w:sz w:val="24"/>
          <w:szCs w:val="24"/>
        </w:rPr>
        <w:t xml:space="preserve"> Indulgent Spenders</w:t>
      </w:r>
    </w:p>
    <w:p w14:paraId="1F705210" w14:textId="64F77A96" w:rsidR="7A37436B" w:rsidRDefault="7A37436B" w:rsidP="15CC4AF0">
      <w:pPr>
        <w:spacing w:after="0" w:line="240" w:lineRule="auto"/>
        <w:rPr>
          <w:rFonts w:ascii="Arial" w:hAnsi="Arial" w:cs="Arial"/>
          <w:b/>
          <w:bCs/>
          <w:color w:val="000000" w:themeColor="text1"/>
          <w:sz w:val="24"/>
          <w:szCs w:val="24"/>
        </w:rPr>
      </w:pPr>
    </w:p>
    <w:p w14:paraId="0B669D8B" w14:textId="0C9B2F64" w:rsidR="7A37436B" w:rsidRDefault="00195F3C" w:rsidP="15CC4AF0">
      <w:pPr>
        <w:spacing w:after="0" w:line="240" w:lineRule="auto"/>
        <w:rPr>
          <w:rFonts w:ascii="Arial" w:eastAsia="Arial" w:hAnsi="Arial" w:cs="Arial"/>
          <w:color w:val="0D0D0D" w:themeColor="text1" w:themeTint="F2"/>
          <w:sz w:val="24"/>
          <w:szCs w:val="24"/>
        </w:rPr>
      </w:pPr>
      <w:r w:rsidRPr="00195F3C">
        <w:rPr>
          <w:rFonts w:ascii="Arial" w:eastAsia="Arial" w:hAnsi="Arial" w:cs="Arial"/>
          <w:color w:val="0D0D0D" w:themeColor="text1" w:themeTint="F2"/>
          <w:sz w:val="24"/>
          <w:szCs w:val="24"/>
        </w:rPr>
        <w:t xml:space="preserve">The Indulgent Spenders care less about price and more about enjoying the best of what </w:t>
      </w:r>
      <w:r w:rsidR="00F81414">
        <w:rPr>
          <w:rFonts w:ascii="Arial" w:eastAsia="Arial" w:hAnsi="Arial" w:cs="Arial"/>
          <w:color w:val="0D0D0D" w:themeColor="text1" w:themeTint="F2"/>
          <w:sz w:val="24"/>
          <w:szCs w:val="24"/>
        </w:rPr>
        <w:t>Fleming’s</w:t>
      </w:r>
      <w:r w:rsidRPr="00195F3C">
        <w:rPr>
          <w:rFonts w:ascii="Arial" w:eastAsia="Arial" w:hAnsi="Arial" w:cs="Arial"/>
          <w:color w:val="0D0D0D" w:themeColor="text1" w:themeTint="F2"/>
          <w:sz w:val="24"/>
          <w:szCs w:val="24"/>
        </w:rPr>
        <w:t xml:space="preserve"> offer for drinks. The best recommendation would be to expand our wine and cocktail options, offering premium selections and signature cocktails. This group values quality beverages, so creating experiences like wine tastings or special drink events can keep them interested. Our marketing should showcase Fleming's as a place that offers top-tier drinks and experiences.</w:t>
      </w:r>
    </w:p>
    <w:p w14:paraId="5E52189E" w14:textId="77777777" w:rsidR="00195F3C" w:rsidRDefault="00195F3C" w:rsidP="15E8BC85">
      <w:pPr>
        <w:spacing w:after="0"/>
        <w:rPr>
          <w:rFonts w:ascii="Arial" w:hAnsi="Arial" w:cs="Arial"/>
          <w:b/>
          <w:bCs/>
          <w:color w:val="000000" w:themeColor="text1"/>
          <w:sz w:val="24"/>
          <w:szCs w:val="24"/>
        </w:rPr>
      </w:pPr>
    </w:p>
    <w:p w14:paraId="20017933" w14:textId="47E79802" w:rsidR="15E8BC85" w:rsidRDefault="7A37436B" w:rsidP="15E8BC85">
      <w:pPr>
        <w:spacing w:after="0"/>
        <w:rPr>
          <w:rFonts w:ascii="Arial" w:hAnsi="Arial" w:cs="Arial"/>
          <w:b/>
          <w:color w:val="000000" w:themeColor="text1"/>
          <w:sz w:val="24"/>
          <w:szCs w:val="24"/>
        </w:rPr>
      </w:pPr>
      <w:r w:rsidRPr="001447BB">
        <w:rPr>
          <w:rFonts w:ascii="Arial" w:hAnsi="Arial" w:cs="Arial"/>
          <w:b/>
          <w:bCs/>
          <w:color w:val="000000" w:themeColor="text1"/>
          <w:sz w:val="24"/>
          <w:szCs w:val="24"/>
        </w:rPr>
        <w:t>Segment 3:</w:t>
      </w:r>
      <w:r w:rsidR="5C2C695B" w:rsidRPr="001447BB">
        <w:rPr>
          <w:rFonts w:ascii="Arial" w:hAnsi="Arial" w:cs="Arial"/>
          <w:b/>
          <w:bCs/>
          <w:color w:val="000000" w:themeColor="text1"/>
          <w:sz w:val="24"/>
          <w:szCs w:val="24"/>
        </w:rPr>
        <w:t xml:space="preserve"> Classic </w:t>
      </w:r>
      <w:r w:rsidR="00387116">
        <w:rPr>
          <w:rFonts w:ascii="Arial" w:hAnsi="Arial" w:cs="Arial"/>
          <w:b/>
          <w:bCs/>
          <w:color w:val="000000" w:themeColor="text1"/>
          <w:sz w:val="24"/>
          <w:szCs w:val="24"/>
        </w:rPr>
        <w:t xml:space="preserve">Steakhouse experience </w:t>
      </w:r>
      <w:r w:rsidR="5C2C695B" w:rsidRPr="001447BB">
        <w:rPr>
          <w:rFonts w:ascii="Arial" w:hAnsi="Arial" w:cs="Arial"/>
          <w:b/>
          <w:bCs/>
          <w:color w:val="000000" w:themeColor="text1"/>
          <w:sz w:val="24"/>
          <w:szCs w:val="24"/>
        </w:rPr>
        <w:t>Lovers</w:t>
      </w:r>
    </w:p>
    <w:p w14:paraId="4CC4C049" w14:textId="2A40E290" w:rsidR="001447BB" w:rsidRDefault="001447BB" w:rsidP="001447BB">
      <w:pPr>
        <w:spacing w:after="0"/>
        <w:rPr>
          <w:rFonts w:ascii="Arial" w:hAnsi="Arial" w:cs="Arial"/>
          <w:b/>
          <w:bCs/>
          <w:color w:val="000000" w:themeColor="text1"/>
          <w:sz w:val="24"/>
          <w:szCs w:val="24"/>
        </w:rPr>
      </w:pPr>
    </w:p>
    <w:p w14:paraId="36B3B549" w14:textId="39A05CDB" w:rsidR="001447BB" w:rsidRDefault="00195A14" w:rsidP="15CC4AF0">
      <w:pPr>
        <w:spacing w:after="0" w:line="240" w:lineRule="auto"/>
        <w:rPr>
          <w:rFonts w:ascii="Arial" w:hAnsi="Arial" w:cs="Arial"/>
          <w:color w:val="000000" w:themeColor="text1"/>
          <w:sz w:val="24"/>
          <w:szCs w:val="24"/>
        </w:rPr>
      </w:pPr>
      <w:r w:rsidRPr="00195A14">
        <w:rPr>
          <w:rFonts w:ascii="Arial" w:hAnsi="Arial" w:cs="Arial"/>
          <w:color w:val="000000" w:themeColor="text1"/>
          <w:sz w:val="24"/>
          <w:szCs w:val="24"/>
        </w:rPr>
        <w:t>The classic steak</w:t>
      </w:r>
      <w:r w:rsidR="00387116">
        <w:rPr>
          <w:rFonts w:ascii="Arial" w:hAnsi="Arial" w:cs="Arial"/>
          <w:color w:val="000000" w:themeColor="text1"/>
          <w:sz w:val="24"/>
          <w:szCs w:val="24"/>
        </w:rPr>
        <w:t>hou</w:t>
      </w:r>
      <w:r w:rsidR="004442EE">
        <w:rPr>
          <w:rFonts w:ascii="Arial" w:hAnsi="Arial" w:cs="Arial"/>
          <w:color w:val="000000" w:themeColor="text1"/>
          <w:sz w:val="24"/>
          <w:szCs w:val="24"/>
        </w:rPr>
        <w:t xml:space="preserve">se experience </w:t>
      </w:r>
      <w:r w:rsidRPr="00195A14">
        <w:rPr>
          <w:rFonts w:ascii="Arial" w:hAnsi="Arial" w:cs="Arial"/>
          <w:color w:val="000000" w:themeColor="text1"/>
          <w:sz w:val="24"/>
          <w:szCs w:val="24"/>
        </w:rPr>
        <w:t xml:space="preserve">lovers appreciate a familiar and quality service over all the other factors. </w:t>
      </w:r>
      <w:r w:rsidR="00737717">
        <w:rPr>
          <w:rFonts w:ascii="Arial" w:hAnsi="Arial" w:cs="Arial"/>
          <w:color w:val="000000" w:themeColor="text1"/>
          <w:sz w:val="24"/>
          <w:szCs w:val="24"/>
        </w:rPr>
        <w:t>The</w:t>
      </w:r>
      <w:r w:rsidRPr="00195A14">
        <w:rPr>
          <w:rFonts w:ascii="Arial" w:hAnsi="Arial" w:cs="Arial"/>
          <w:color w:val="000000" w:themeColor="text1"/>
          <w:sz w:val="24"/>
          <w:szCs w:val="24"/>
        </w:rPr>
        <w:t xml:space="preserve"> best recommendation would be to deliver consistent, high-quality steaks and excellent service every time. Keeping the menu simple with various dishes and featuring classic steakhouse options would always satisfy people in this segment. They are not looking for novelty but for quality and value. Marketing Fleming's as a trusted spot for great steaks and dependable service, along with making sure they feel confident in the consistent quality they will receive each time they visit Fleming's, is essential.</w:t>
      </w:r>
    </w:p>
    <w:p w14:paraId="1776A0C8" w14:textId="77777777" w:rsidR="00195A14" w:rsidRDefault="00195A14" w:rsidP="15CC4AF0">
      <w:pPr>
        <w:spacing w:after="0" w:line="240" w:lineRule="auto"/>
        <w:rPr>
          <w:rFonts w:ascii="Arial" w:hAnsi="Arial" w:cs="Arial"/>
          <w:b/>
          <w:bCs/>
          <w:color w:val="000000" w:themeColor="text1"/>
          <w:sz w:val="24"/>
          <w:szCs w:val="24"/>
        </w:rPr>
      </w:pPr>
    </w:p>
    <w:p w14:paraId="4A6E4500" w14:textId="7D260BA1" w:rsidR="00296C0C" w:rsidRDefault="00F1238B" w:rsidP="15CC4AF0">
      <w:pPr>
        <w:spacing w:after="0" w:line="240" w:lineRule="auto"/>
        <w:rPr>
          <w:rFonts w:ascii="Arial" w:eastAsia="Arial" w:hAnsi="Arial" w:cs="Arial"/>
          <w:color w:val="000000" w:themeColor="text1"/>
          <w:sz w:val="24"/>
          <w:szCs w:val="24"/>
        </w:rPr>
      </w:pPr>
      <w:r w:rsidRPr="00F1238B">
        <w:rPr>
          <w:rFonts w:ascii="Arial" w:eastAsia="Arial" w:hAnsi="Arial" w:cs="Arial"/>
          <w:color w:val="000000" w:themeColor="text1"/>
          <w:sz w:val="24"/>
          <w:szCs w:val="24"/>
        </w:rPr>
        <w:t xml:space="preserve">Overall, from this segmentation analysis, Fleming's </w:t>
      </w:r>
      <w:r w:rsidR="00F81414">
        <w:rPr>
          <w:rFonts w:ascii="Arial" w:eastAsia="Arial" w:hAnsi="Arial" w:cs="Arial"/>
          <w:color w:val="000000" w:themeColor="text1"/>
          <w:sz w:val="24"/>
          <w:szCs w:val="24"/>
        </w:rPr>
        <w:t xml:space="preserve">should </w:t>
      </w:r>
      <w:r w:rsidRPr="00F1238B">
        <w:rPr>
          <w:rFonts w:ascii="Arial" w:eastAsia="Arial" w:hAnsi="Arial" w:cs="Arial"/>
          <w:color w:val="000000" w:themeColor="text1"/>
          <w:sz w:val="24"/>
          <w:szCs w:val="24"/>
        </w:rPr>
        <w:t xml:space="preserve">focus on luxury and exclusivity for the elite class, offering personalized service and a great atmosphere. For Indulgent Spenders, </w:t>
      </w:r>
      <w:r w:rsidR="00DF307E">
        <w:rPr>
          <w:rFonts w:ascii="Arial" w:eastAsia="Arial" w:hAnsi="Arial" w:cs="Arial"/>
          <w:color w:val="000000" w:themeColor="text1"/>
          <w:sz w:val="24"/>
          <w:szCs w:val="24"/>
        </w:rPr>
        <w:t>Fleming’s should</w:t>
      </w:r>
      <w:r w:rsidRPr="00F1238B">
        <w:rPr>
          <w:rFonts w:ascii="Arial" w:eastAsia="Arial" w:hAnsi="Arial" w:cs="Arial"/>
          <w:color w:val="000000" w:themeColor="text1"/>
          <w:sz w:val="24"/>
          <w:szCs w:val="24"/>
        </w:rPr>
        <w:t xml:space="preserve"> </w:t>
      </w:r>
      <w:r w:rsidR="00DF307E" w:rsidRPr="00F1238B">
        <w:rPr>
          <w:rFonts w:ascii="Arial" w:eastAsia="Arial" w:hAnsi="Arial" w:cs="Arial"/>
          <w:color w:val="000000" w:themeColor="text1"/>
          <w:sz w:val="24"/>
          <w:szCs w:val="24"/>
        </w:rPr>
        <w:t>expand</w:t>
      </w:r>
      <w:r w:rsidRPr="00F1238B">
        <w:rPr>
          <w:rFonts w:ascii="Arial" w:eastAsia="Arial" w:hAnsi="Arial" w:cs="Arial"/>
          <w:color w:val="000000" w:themeColor="text1"/>
          <w:sz w:val="24"/>
          <w:szCs w:val="24"/>
        </w:rPr>
        <w:t xml:space="preserve"> the wine and cocktail options with premium drinks and events. For Classic </w:t>
      </w:r>
      <w:r w:rsidR="00BF1A2E">
        <w:rPr>
          <w:rFonts w:ascii="Arial" w:eastAsia="Arial" w:hAnsi="Arial" w:cs="Arial"/>
          <w:color w:val="000000" w:themeColor="text1"/>
          <w:sz w:val="24"/>
          <w:szCs w:val="24"/>
        </w:rPr>
        <w:t xml:space="preserve">Steakhouse experience </w:t>
      </w:r>
      <w:r w:rsidRPr="00F1238B">
        <w:rPr>
          <w:rFonts w:ascii="Arial" w:eastAsia="Arial" w:hAnsi="Arial" w:cs="Arial"/>
          <w:color w:val="000000" w:themeColor="text1"/>
          <w:sz w:val="24"/>
          <w:szCs w:val="24"/>
        </w:rPr>
        <w:t xml:space="preserve">Lovers, </w:t>
      </w:r>
      <w:r w:rsidR="00DF307E">
        <w:rPr>
          <w:rFonts w:ascii="Arial" w:eastAsia="Arial" w:hAnsi="Arial" w:cs="Arial"/>
          <w:color w:val="000000" w:themeColor="text1"/>
          <w:sz w:val="24"/>
          <w:szCs w:val="24"/>
        </w:rPr>
        <w:t>they need to be</w:t>
      </w:r>
      <w:r w:rsidRPr="00F1238B">
        <w:rPr>
          <w:rFonts w:ascii="Arial" w:eastAsia="Arial" w:hAnsi="Arial" w:cs="Arial"/>
          <w:color w:val="000000" w:themeColor="text1"/>
          <w:sz w:val="24"/>
          <w:szCs w:val="24"/>
        </w:rPr>
        <w:t xml:space="preserve"> provid</w:t>
      </w:r>
      <w:r w:rsidR="00DF307E">
        <w:rPr>
          <w:rFonts w:ascii="Arial" w:eastAsia="Arial" w:hAnsi="Arial" w:cs="Arial"/>
          <w:color w:val="000000" w:themeColor="text1"/>
          <w:sz w:val="24"/>
          <w:szCs w:val="24"/>
        </w:rPr>
        <w:t>ed</w:t>
      </w:r>
      <w:r w:rsidRPr="00F1238B">
        <w:rPr>
          <w:rFonts w:ascii="Arial" w:eastAsia="Arial" w:hAnsi="Arial" w:cs="Arial"/>
          <w:color w:val="000000" w:themeColor="text1"/>
          <w:sz w:val="24"/>
          <w:szCs w:val="24"/>
        </w:rPr>
        <w:t xml:space="preserve"> with quality, reliable services </w:t>
      </w:r>
      <w:r w:rsidR="003B6B10">
        <w:rPr>
          <w:rFonts w:ascii="Arial" w:eastAsia="Arial" w:hAnsi="Arial" w:cs="Arial"/>
          <w:color w:val="000000" w:themeColor="text1"/>
          <w:sz w:val="24"/>
          <w:szCs w:val="24"/>
        </w:rPr>
        <w:t>to</w:t>
      </w:r>
      <w:r w:rsidRPr="00F1238B">
        <w:rPr>
          <w:rFonts w:ascii="Arial" w:eastAsia="Arial" w:hAnsi="Arial" w:cs="Arial"/>
          <w:color w:val="000000" w:themeColor="text1"/>
          <w:sz w:val="24"/>
          <w:szCs w:val="24"/>
        </w:rPr>
        <w:t xml:space="preserve"> ensur</w:t>
      </w:r>
      <w:r w:rsidR="003B6B10">
        <w:rPr>
          <w:rFonts w:ascii="Arial" w:eastAsia="Arial" w:hAnsi="Arial" w:cs="Arial"/>
          <w:color w:val="000000" w:themeColor="text1"/>
          <w:sz w:val="24"/>
          <w:szCs w:val="24"/>
        </w:rPr>
        <w:t>e</w:t>
      </w:r>
      <w:r w:rsidRPr="00F1238B">
        <w:rPr>
          <w:rFonts w:ascii="Arial" w:eastAsia="Arial" w:hAnsi="Arial" w:cs="Arial"/>
          <w:color w:val="000000" w:themeColor="text1"/>
          <w:sz w:val="24"/>
          <w:szCs w:val="24"/>
        </w:rPr>
        <w:t xml:space="preserve"> they have sufficient classic </w:t>
      </w:r>
      <w:r w:rsidRPr="00F1238B">
        <w:rPr>
          <w:rFonts w:ascii="Arial" w:eastAsia="Arial" w:hAnsi="Arial" w:cs="Arial"/>
          <w:color w:val="000000" w:themeColor="text1"/>
          <w:sz w:val="24"/>
          <w:szCs w:val="24"/>
        </w:rPr>
        <w:lastRenderedPageBreak/>
        <w:t>steakhouse options. These strategies will meet customer needs and strengthen Fleming's reputation.</w:t>
      </w:r>
    </w:p>
    <w:p w14:paraId="6701F861" w14:textId="77777777" w:rsidR="00F1238B" w:rsidRDefault="00F1238B" w:rsidP="7E5B2AFB">
      <w:pPr>
        <w:spacing w:after="0"/>
        <w:rPr>
          <w:rFonts w:ascii="Arial" w:hAnsi="Arial" w:cs="Arial"/>
          <w:b/>
          <w:bCs/>
          <w:color w:val="C00000"/>
          <w:sz w:val="24"/>
          <w:szCs w:val="24"/>
          <w:u w:val="single"/>
        </w:rPr>
      </w:pPr>
    </w:p>
    <w:p w14:paraId="3F584A66" w14:textId="500F76D4" w:rsidR="00296C0C" w:rsidRDefault="00296C0C" w:rsidP="7E5B2AFB">
      <w:pPr>
        <w:spacing w:after="0"/>
        <w:rPr>
          <w:rFonts w:ascii="Arial" w:hAnsi="Arial" w:cs="Arial"/>
          <w:b/>
          <w:bCs/>
          <w:color w:val="000000" w:themeColor="text1"/>
          <w:sz w:val="24"/>
          <w:szCs w:val="24"/>
        </w:rPr>
      </w:pPr>
      <w:r>
        <w:rPr>
          <w:rFonts w:ascii="Arial" w:hAnsi="Arial" w:cs="Arial"/>
          <w:b/>
          <w:bCs/>
          <w:color w:val="000000" w:themeColor="text1"/>
          <w:sz w:val="24"/>
          <w:szCs w:val="24"/>
        </w:rPr>
        <w:t xml:space="preserve">Sentiment Analysis </w:t>
      </w:r>
    </w:p>
    <w:p w14:paraId="6991AC4F" w14:textId="77777777" w:rsidR="00296C0C" w:rsidRPr="00296C0C" w:rsidRDefault="00296C0C" w:rsidP="7E5B2AFB">
      <w:pPr>
        <w:spacing w:after="0"/>
        <w:rPr>
          <w:rFonts w:ascii="Arial" w:hAnsi="Arial" w:cs="Arial"/>
          <w:b/>
          <w:bCs/>
          <w:color w:val="000000" w:themeColor="text1"/>
          <w:sz w:val="24"/>
          <w:szCs w:val="24"/>
        </w:rPr>
      </w:pPr>
    </w:p>
    <w:p w14:paraId="729B34B5" w14:textId="2E579472" w:rsidR="00296C0C" w:rsidRPr="00296C0C" w:rsidRDefault="003B6B10" w:rsidP="15CC4AF0">
      <w:pPr>
        <w:spacing w:line="240" w:lineRule="auto"/>
        <w:rPr>
          <w:rFonts w:ascii="Arial" w:hAnsi="Arial" w:cs="Arial"/>
          <w:sz w:val="24"/>
          <w:szCs w:val="24"/>
        </w:rPr>
      </w:pPr>
      <w:r>
        <w:rPr>
          <w:rFonts w:ascii="Arial" w:hAnsi="Arial" w:cs="Arial"/>
          <w:sz w:val="24"/>
          <w:szCs w:val="24"/>
        </w:rPr>
        <w:t>Through</w:t>
      </w:r>
      <w:r w:rsidR="00296C0C" w:rsidRPr="00296C0C">
        <w:rPr>
          <w:rFonts w:ascii="Arial" w:hAnsi="Arial" w:cs="Arial"/>
          <w:sz w:val="24"/>
          <w:szCs w:val="24"/>
        </w:rPr>
        <w:t xml:space="preserve"> </w:t>
      </w:r>
      <w:r>
        <w:rPr>
          <w:rFonts w:ascii="Arial" w:hAnsi="Arial" w:cs="Arial"/>
          <w:sz w:val="24"/>
          <w:szCs w:val="24"/>
        </w:rPr>
        <w:t>s</w:t>
      </w:r>
      <w:r w:rsidR="00296C0C" w:rsidRPr="00296C0C">
        <w:rPr>
          <w:rFonts w:ascii="Arial" w:hAnsi="Arial" w:cs="Arial"/>
          <w:sz w:val="24"/>
          <w:szCs w:val="24"/>
        </w:rPr>
        <w:t xml:space="preserve">entiment </w:t>
      </w:r>
      <w:r>
        <w:rPr>
          <w:rFonts w:ascii="Arial" w:hAnsi="Arial" w:cs="Arial"/>
          <w:sz w:val="24"/>
          <w:szCs w:val="24"/>
        </w:rPr>
        <w:t xml:space="preserve">analysis and </w:t>
      </w:r>
      <w:r w:rsidR="00296C0C" w:rsidRPr="00296C0C">
        <w:rPr>
          <w:rFonts w:ascii="Arial" w:hAnsi="Arial" w:cs="Arial"/>
          <w:sz w:val="24"/>
          <w:szCs w:val="24"/>
        </w:rPr>
        <w:t>based on the current reviews of Fleming</w:t>
      </w:r>
      <w:r w:rsidR="00077FBB">
        <w:rPr>
          <w:rFonts w:ascii="Arial" w:hAnsi="Arial" w:cs="Arial"/>
          <w:sz w:val="24"/>
          <w:szCs w:val="24"/>
        </w:rPr>
        <w:t>’</w:t>
      </w:r>
      <w:r w:rsidR="00296C0C" w:rsidRPr="00296C0C">
        <w:rPr>
          <w:rFonts w:ascii="Arial" w:hAnsi="Arial" w:cs="Arial"/>
          <w:sz w:val="24"/>
          <w:szCs w:val="24"/>
        </w:rPr>
        <w:t xml:space="preserve">s Steakhouse's flagship restaurant in Tampa, </w:t>
      </w:r>
      <w:r w:rsidR="006B1D2A">
        <w:rPr>
          <w:rFonts w:ascii="Arial" w:hAnsi="Arial" w:cs="Arial"/>
          <w:sz w:val="24"/>
          <w:szCs w:val="24"/>
        </w:rPr>
        <w:t xml:space="preserve">there are </w:t>
      </w:r>
      <w:r>
        <w:rPr>
          <w:rFonts w:ascii="Arial" w:hAnsi="Arial" w:cs="Arial"/>
          <w:sz w:val="24"/>
          <w:szCs w:val="24"/>
        </w:rPr>
        <w:t>three main</w:t>
      </w:r>
      <w:r w:rsidR="00296C0C" w:rsidRPr="00296C0C">
        <w:rPr>
          <w:rFonts w:ascii="Arial" w:hAnsi="Arial" w:cs="Arial"/>
          <w:sz w:val="24"/>
          <w:szCs w:val="24"/>
        </w:rPr>
        <w:t xml:space="preserve"> recommendations:</w:t>
      </w:r>
    </w:p>
    <w:p w14:paraId="47420AD9" w14:textId="77777777" w:rsidR="00296C0C" w:rsidRPr="00296C0C" w:rsidRDefault="00296C0C" w:rsidP="00296C0C">
      <w:pPr>
        <w:pStyle w:val="ListParagraph"/>
        <w:numPr>
          <w:ilvl w:val="0"/>
          <w:numId w:val="25"/>
        </w:numPr>
        <w:spacing w:after="0" w:line="240" w:lineRule="auto"/>
        <w:rPr>
          <w:rFonts w:ascii="Arial" w:hAnsi="Arial" w:cs="Arial"/>
          <w:sz w:val="24"/>
          <w:szCs w:val="24"/>
        </w:rPr>
      </w:pPr>
      <w:r w:rsidRPr="00296C0C">
        <w:rPr>
          <w:rFonts w:ascii="Arial" w:hAnsi="Arial" w:cs="Arial"/>
          <w:b/>
          <w:bCs/>
          <w:sz w:val="24"/>
          <w:szCs w:val="24"/>
        </w:rPr>
        <w:t>Enhance Positive Experiences:</w:t>
      </w:r>
      <w:r w:rsidRPr="00296C0C">
        <w:rPr>
          <w:rFonts w:ascii="Arial" w:hAnsi="Arial" w:cs="Arial"/>
          <w:sz w:val="24"/>
          <w:szCs w:val="24"/>
        </w:rPr>
        <w:t xml:space="preserve"> Highlighting “excellent” service and quality and leverage celebrations/other special occasions.</w:t>
      </w:r>
    </w:p>
    <w:p w14:paraId="4BA713DA" w14:textId="5D4AE8CD" w:rsidR="00296C0C" w:rsidRPr="00296C0C" w:rsidRDefault="00296C0C" w:rsidP="00296C0C">
      <w:pPr>
        <w:pStyle w:val="ListParagraph"/>
        <w:numPr>
          <w:ilvl w:val="0"/>
          <w:numId w:val="25"/>
        </w:numPr>
        <w:spacing w:after="0" w:line="240" w:lineRule="auto"/>
        <w:rPr>
          <w:rFonts w:ascii="Arial" w:hAnsi="Arial" w:cs="Arial"/>
          <w:sz w:val="24"/>
          <w:szCs w:val="24"/>
        </w:rPr>
      </w:pPr>
      <w:r w:rsidRPr="00296C0C">
        <w:rPr>
          <w:rFonts w:ascii="Arial" w:hAnsi="Arial" w:cs="Arial"/>
          <w:b/>
          <w:bCs/>
          <w:sz w:val="24"/>
          <w:szCs w:val="24"/>
        </w:rPr>
        <w:t>Address Negative Feedback:</w:t>
      </w:r>
      <w:r w:rsidRPr="00296C0C">
        <w:rPr>
          <w:rFonts w:ascii="Arial" w:hAnsi="Arial" w:cs="Arial"/>
          <w:sz w:val="24"/>
          <w:szCs w:val="24"/>
        </w:rPr>
        <w:t xml:space="preserve"> Managing noise service, continuously improving service speed and communication</w:t>
      </w:r>
      <w:r w:rsidR="00C4105E">
        <w:rPr>
          <w:rFonts w:ascii="Arial" w:hAnsi="Arial" w:cs="Arial"/>
          <w:sz w:val="24"/>
          <w:szCs w:val="24"/>
        </w:rPr>
        <w:t>,</w:t>
      </w:r>
      <w:r w:rsidRPr="00296C0C">
        <w:rPr>
          <w:rFonts w:ascii="Arial" w:hAnsi="Arial" w:cs="Arial"/>
          <w:sz w:val="24"/>
          <w:szCs w:val="24"/>
        </w:rPr>
        <w:t xml:space="preserve"> and provid</w:t>
      </w:r>
      <w:r w:rsidR="00C4105E">
        <w:rPr>
          <w:rFonts w:ascii="Arial" w:hAnsi="Arial" w:cs="Arial"/>
          <w:sz w:val="24"/>
          <w:szCs w:val="24"/>
        </w:rPr>
        <w:t>ing</w:t>
      </w:r>
      <w:r w:rsidRPr="00296C0C">
        <w:rPr>
          <w:rFonts w:ascii="Arial" w:hAnsi="Arial" w:cs="Arial"/>
          <w:sz w:val="24"/>
          <w:szCs w:val="24"/>
        </w:rPr>
        <w:t xml:space="preserve"> recovery options.</w:t>
      </w:r>
    </w:p>
    <w:p w14:paraId="63B1770C" w14:textId="77777777" w:rsidR="00296C0C" w:rsidRPr="00296C0C" w:rsidRDefault="00296C0C" w:rsidP="00296C0C">
      <w:pPr>
        <w:pStyle w:val="ListParagraph"/>
        <w:numPr>
          <w:ilvl w:val="0"/>
          <w:numId w:val="25"/>
        </w:numPr>
        <w:spacing w:after="0" w:line="240" w:lineRule="auto"/>
        <w:rPr>
          <w:rFonts w:ascii="Arial" w:hAnsi="Arial" w:cs="Arial"/>
          <w:sz w:val="24"/>
          <w:szCs w:val="24"/>
        </w:rPr>
      </w:pPr>
      <w:r w:rsidRPr="00296C0C">
        <w:rPr>
          <w:rFonts w:ascii="Arial" w:hAnsi="Arial" w:cs="Arial"/>
          <w:b/>
          <w:bCs/>
          <w:sz w:val="24"/>
          <w:szCs w:val="24"/>
        </w:rPr>
        <w:t>Leverage Emotional Insights:</w:t>
      </w:r>
      <w:r w:rsidRPr="00296C0C">
        <w:rPr>
          <w:rFonts w:ascii="Arial" w:hAnsi="Arial" w:cs="Arial"/>
          <w:sz w:val="24"/>
          <w:szCs w:val="24"/>
        </w:rPr>
        <w:t xml:space="preserve"> Including the emotions described in the reviews based on the sentiment analysis for messaging and previews.</w:t>
      </w:r>
    </w:p>
    <w:p w14:paraId="330AD2DE" w14:textId="54A855C6" w:rsidR="00296C0C" w:rsidRPr="00296C0C" w:rsidRDefault="00296C0C" w:rsidP="00296C0C">
      <w:pPr>
        <w:pStyle w:val="ListParagraph"/>
        <w:numPr>
          <w:ilvl w:val="0"/>
          <w:numId w:val="25"/>
        </w:numPr>
        <w:spacing w:after="0" w:line="240" w:lineRule="auto"/>
        <w:rPr>
          <w:rFonts w:ascii="Arial" w:hAnsi="Arial" w:cs="Arial"/>
          <w:b/>
          <w:bCs/>
          <w:sz w:val="24"/>
          <w:szCs w:val="24"/>
        </w:rPr>
      </w:pPr>
      <w:r w:rsidRPr="00296C0C">
        <w:rPr>
          <w:rFonts w:ascii="Arial" w:hAnsi="Arial" w:cs="Arial"/>
          <w:b/>
          <w:bCs/>
          <w:sz w:val="24"/>
          <w:szCs w:val="24"/>
        </w:rPr>
        <w:t xml:space="preserve">Continuous Improvement Through Feedback: </w:t>
      </w:r>
      <w:r w:rsidRPr="00296C0C">
        <w:rPr>
          <w:rFonts w:ascii="Arial" w:hAnsi="Arial" w:cs="Arial"/>
          <w:sz w:val="24"/>
          <w:szCs w:val="24"/>
        </w:rPr>
        <w:t xml:space="preserve">Continually analyze reviews and encourage guests to leave reviews. </w:t>
      </w:r>
    </w:p>
    <w:p w14:paraId="745778F3" w14:textId="77777777" w:rsidR="00296C0C" w:rsidRPr="00296C0C" w:rsidRDefault="00296C0C" w:rsidP="00296C0C">
      <w:pPr>
        <w:spacing w:after="0" w:line="240" w:lineRule="auto"/>
        <w:ind w:left="360"/>
        <w:rPr>
          <w:rFonts w:ascii="Arial" w:hAnsi="Arial" w:cs="Arial"/>
          <w:b/>
          <w:bCs/>
          <w:sz w:val="24"/>
          <w:szCs w:val="24"/>
        </w:rPr>
      </w:pPr>
    </w:p>
    <w:p w14:paraId="4E963C92" w14:textId="63F3C4D0" w:rsidR="00A31A9C" w:rsidRPr="00A31A9C" w:rsidRDefault="00296C0C" w:rsidP="15CC4AF0">
      <w:pPr>
        <w:spacing w:line="240" w:lineRule="auto"/>
        <w:rPr>
          <w:rFonts w:ascii="Arial" w:hAnsi="Arial" w:cs="Arial"/>
          <w:sz w:val="24"/>
          <w:szCs w:val="24"/>
        </w:rPr>
      </w:pPr>
      <w:r w:rsidRPr="00296C0C">
        <w:rPr>
          <w:rFonts w:ascii="Arial" w:hAnsi="Arial" w:cs="Arial"/>
          <w:sz w:val="24"/>
          <w:szCs w:val="24"/>
        </w:rPr>
        <w:t>For the first recommendation, as discussed, they should highlight the excellent service and quality. Fleming</w:t>
      </w:r>
      <w:r w:rsidR="00077FBB">
        <w:rPr>
          <w:rFonts w:ascii="Arial" w:hAnsi="Arial" w:cs="Arial"/>
          <w:sz w:val="24"/>
          <w:szCs w:val="24"/>
        </w:rPr>
        <w:t>’</w:t>
      </w:r>
      <w:r w:rsidRPr="00296C0C">
        <w:rPr>
          <w:rFonts w:ascii="Arial" w:hAnsi="Arial" w:cs="Arial"/>
          <w:sz w:val="24"/>
          <w:szCs w:val="24"/>
        </w:rPr>
        <w:t xml:space="preserve">s Steakhouse should </w:t>
      </w:r>
      <w:r w:rsidR="00A31A9C" w:rsidRPr="00A31A9C">
        <w:rPr>
          <w:rFonts w:ascii="Arial" w:hAnsi="Arial" w:cs="Arial"/>
          <w:sz w:val="24"/>
          <w:szCs w:val="24"/>
        </w:rPr>
        <w:t xml:space="preserve">also </w:t>
      </w:r>
      <w:r w:rsidRPr="00296C0C">
        <w:rPr>
          <w:rFonts w:ascii="Arial" w:hAnsi="Arial" w:cs="Arial"/>
          <w:sz w:val="24"/>
          <w:szCs w:val="24"/>
        </w:rPr>
        <w:t xml:space="preserve">leverage celebrations and other special occasions within their restaurant. With these two things in mind, </w:t>
      </w:r>
      <w:r w:rsidR="00077FBB" w:rsidRPr="00296C0C">
        <w:rPr>
          <w:rFonts w:ascii="Arial" w:hAnsi="Arial" w:cs="Arial"/>
          <w:sz w:val="24"/>
          <w:szCs w:val="24"/>
        </w:rPr>
        <w:t>Fleming</w:t>
      </w:r>
      <w:r w:rsidR="00077FBB">
        <w:rPr>
          <w:rFonts w:ascii="Arial" w:hAnsi="Arial" w:cs="Arial"/>
          <w:sz w:val="24"/>
          <w:szCs w:val="24"/>
        </w:rPr>
        <w:t>’</w:t>
      </w:r>
      <w:r w:rsidR="00077FBB" w:rsidRPr="00296C0C">
        <w:rPr>
          <w:rFonts w:ascii="Arial" w:hAnsi="Arial" w:cs="Arial"/>
          <w:sz w:val="24"/>
          <w:szCs w:val="24"/>
        </w:rPr>
        <w:t>s</w:t>
      </w:r>
      <w:r w:rsidRPr="00296C0C">
        <w:rPr>
          <w:rFonts w:ascii="Arial" w:hAnsi="Arial" w:cs="Arial"/>
          <w:sz w:val="24"/>
          <w:szCs w:val="24"/>
        </w:rPr>
        <w:t xml:space="preserve"> should gather customer testimonials</w:t>
      </w:r>
      <w:r w:rsidR="00FF430A">
        <w:rPr>
          <w:rFonts w:ascii="Arial" w:hAnsi="Arial" w:cs="Arial"/>
          <w:sz w:val="24"/>
          <w:szCs w:val="24"/>
        </w:rPr>
        <w:t xml:space="preserve"> that</w:t>
      </w:r>
      <w:r w:rsidRPr="00296C0C">
        <w:rPr>
          <w:rFonts w:ascii="Arial" w:hAnsi="Arial" w:cs="Arial"/>
          <w:sz w:val="24"/>
          <w:szCs w:val="24"/>
        </w:rPr>
        <w:t xml:space="preserve"> emphasiz</w:t>
      </w:r>
      <w:r w:rsidR="00FF430A">
        <w:rPr>
          <w:rFonts w:ascii="Arial" w:hAnsi="Arial" w:cs="Arial"/>
          <w:sz w:val="24"/>
          <w:szCs w:val="24"/>
        </w:rPr>
        <w:t>e</w:t>
      </w:r>
      <w:r w:rsidRPr="00296C0C">
        <w:rPr>
          <w:rFonts w:ascii="Arial" w:hAnsi="Arial" w:cs="Arial"/>
          <w:sz w:val="24"/>
          <w:szCs w:val="24"/>
        </w:rPr>
        <w:t xml:space="preserve"> an excellent experience, which can be </w:t>
      </w:r>
      <w:r w:rsidR="00FF430A">
        <w:rPr>
          <w:rFonts w:ascii="Arial" w:hAnsi="Arial" w:cs="Arial"/>
          <w:sz w:val="24"/>
          <w:szCs w:val="24"/>
        </w:rPr>
        <w:t>displayed</w:t>
      </w:r>
      <w:r w:rsidRPr="00296C0C">
        <w:rPr>
          <w:rFonts w:ascii="Arial" w:hAnsi="Arial" w:cs="Arial"/>
          <w:sz w:val="24"/>
          <w:szCs w:val="24"/>
        </w:rPr>
        <w:t xml:space="preserve"> on their website, social media, and promotional emails. </w:t>
      </w:r>
      <w:r w:rsidR="006B1D2A">
        <w:rPr>
          <w:rFonts w:ascii="Arial" w:hAnsi="Arial" w:cs="Arial"/>
          <w:sz w:val="24"/>
          <w:szCs w:val="24"/>
        </w:rPr>
        <w:t>They should</w:t>
      </w:r>
      <w:r w:rsidR="00A31A9C" w:rsidRPr="00A31A9C">
        <w:rPr>
          <w:rFonts w:ascii="Arial" w:hAnsi="Arial" w:cs="Arial"/>
          <w:sz w:val="24"/>
          <w:szCs w:val="24"/>
        </w:rPr>
        <w:t xml:space="preserve"> </w:t>
      </w:r>
      <w:r w:rsidR="00FF430A">
        <w:rPr>
          <w:rFonts w:ascii="Arial" w:hAnsi="Arial" w:cs="Arial"/>
          <w:sz w:val="24"/>
          <w:szCs w:val="24"/>
        </w:rPr>
        <w:t>seek</w:t>
      </w:r>
      <w:r w:rsidR="00A31A9C" w:rsidRPr="00A31A9C">
        <w:rPr>
          <w:rFonts w:ascii="Arial" w:hAnsi="Arial" w:cs="Arial"/>
          <w:sz w:val="24"/>
          <w:szCs w:val="24"/>
        </w:rPr>
        <w:t xml:space="preserve"> individuals who can give specific details about their experiences and highlight those. </w:t>
      </w:r>
    </w:p>
    <w:p w14:paraId="1CC1817B" w14:textId="276A1F5D" w:rsidR="007F37AA" w:rsidRPr="007F37AA" w:rsidRDefault="007F37AA" w:rsidP="15CC4AF0">
      <w:pPr>
        <w:pStyle w:val="ListParagraph"/>
        <w:numPr>
          <w:ilvl w:val="0"/>
          <w:numId w:val="27"/>
        </w:numPr>
        <w:spacing w:line="240" w:lineRule="auto"/>
        <w:rPr>
          <w:rFonts w:ascii="Arial" w:hAnsi="Arial" w:cs="Arial"/>
          <w:sz w:val="24"/>
          <w:szCs w:val="24"/>
        </w:rPr>
      </w:pPr>
      <w:r>
        <w:rPr>
          <w:rFonts w:ascii="Arial" w:hAnsi="Arial" w:cs="Arial"/>
          <w:sz w:val="24"/>
          <w:szCs w:val="24"/>
        </w:rPr>
        <w:t xml:space="preserve">Example: </w:t>
      </w:r>
      <w:r w:rsidR="006B1D2A">
        <w:rPr>
          <w:rFonts w:ascii="Arial" w:hAnsi="Arial" w:cs="Arial"/>
          <w:sz w:val="24"/>
          <w:szCs w:val="24"/>
        </w:rPr>
        <w:t>Fleming’s should find people</w:t>
      </w:r>
      <w:r>
        <w:rPr>
          <w:rFonts w:ascii="Arial" w:hAnsi="Arial" w:cs="Arial"/>
          <w:sz w:val="24"/>
          <w:szCs w:val="24"/>
        </w:rPr>
        <w:t xml:space="preserve"> who highlight the quality of service and specifically</w:t>
      </w:r>
      <w:r w:rsidR="001B3839">
        <w:rPr>
          <w:rFonts w:ascii="Arial" w:hAnsi="Arial" w:cs="Arial"/>
          <w:sz w:val="24"/>
          <w:szCs w:val="24"/>
        </w:rPr>
        <w:t xml:space="preserve"> explain</w:t>
      </w:r>
      <w:r>
        <w:rPr>
          <w:rFonts w:ascii="Arial" w:hAnsi="Arial" w:cs="Arial"/>
          <w:sz w:val="24"/>
          <w:szCs w:val="24"/>
        </w:rPr>
        <w:t xml:space="preserve"> </w:t>
      </w:r>
      <w:r w:rsidR="001B3839">
        <w:rPr>
          <w:rFonts w:ascii="Arial" w:hAnsi="Arial" w:cs="Arial"/>
          <w:sz w:val="24"/>
          <w:szCs w:val="24"/>
        </w:rPr>
        <w:t xml:space="preserve">what they </w:t>
      </w:r>
      <w:r>
        <w:rPr>
          <w:rFonts w:ascii="Arial" w:hAnsi="Arial" w:cs="Arial"/>
          <w:sz w:val="24"/>
          <w:szCs w:val="24"/>
        </w:rPr>
        <w:t xml:space="preserve">liked about that service </w:t>
      </w:r>
      <w:r w:rsidR="001B3839">
        <w:rPr>
          <w:rFonts w:ascii="Arial" w:hAnsi="Arial" w:cs="Arial"/>
          <w:sz w:val="24"/>
          <w:szCs w:val="24"/>
        </w:rPr>
        <w:t>overall</w:t>
      </w:r>
      <w:r>
        <w:rPr>
          <w:rFonts w:ascii="Arial" w:hAnsi="Arial" w:cs="Arial"/>
          <w:sz w:val="24"/>
          <w:szCs w:val="24"/>
        </w:rPr>
        <w:t>.</w:t>
      </w:r>
    </w:p>
    <w:p w14:paraId="12A0CC4A" w14:textId="2ABFD7AB" w:rsidR="00296C0C" w:rsidRPr="00296C0C" w:rsidRDefault="00296C0C" w:rsidP="15CC4AF0">
      <w:pPr>
        <w:spacing w:line="240" w:lineRule="auto"/>
        <w:rPr>
          <w:rFonts w:ascii="Arial" w:hAnsi="Arial" w:cs="Arial"/>
          <w:sz w:val="24"/>
          <w:szCs w:val="24"/>
        </w:rPr>
      </w:pPr>
      <w:r w:rsidRPr="00296C0C">
        <w:rPr>
          <w:rFonts w:ascii="Arial" w:hAnsi="Arial" w:cs="Arial"/>
          <w:sz w:val="24"/>
          <w:szCs w:val="24"/>
        </w:rPr>
        <w:t>Additionally, this can help make Fleming</w:t>
      </w:r>
      <w:r w:rsidR="00077FBB">
        <w:rPr>
          <w:rFonts w:ascii="Arial" w:hAnsi="Arial" w:cs="Arial"/>
          <w:sz w:val="24"/>
          <w:szCs w:val="24"/>
        </w:rPr>
        <w:t>’</w:t>
      </w:r>
      <w:r w:rsidRPr="00296C0C">
        <w:rPr>
          <w:rFonts w:ascii="Arial" w:hAnsi="Arial" w:cs="Arial"/>
          <w:sz w:val="24"/>
          <w:szCs w:val="24"/>
        </w:rPr>
        <w:t>s Steakhouse a premier destination for celebrations like birthdays and anniversaries compared to competitors. This can increase customer loyalty, improve online reputation, and elevate their current brand image.</w:t>
      </w:r>
    </w:p>
    <w:p w14:paraId="09853BD5" w14:textId="610DFFEC" w:rsidR="00296C0C" w:rsidRPr="00296C0C" w:rsidRDefault="00296C0C" w:rsidP="15CC4AF0">
      <w:pPr>
        <w:spacing w:line="240" w:lineRule="auto"/>
        <w:rPr>
          <w:rFonts w:ascii="Arial" w:hAnsi="Arial" w:cs="Arial"/>
          <w:sz w:val="24"/>
          <w:szCs w:val="24"/>
        </w:rPr>
      </w:pPr>
      <w:r w:rsidRPr="00296C0C">
        <w:rPr>
          <w:rFonts w:ascii="Arial" w:hAnsi="Arial" w:cs="Arial"/>
          <w:sz w:val="24"/>
          <w:szCs w:val="24"/>
        </w:rPr>
        <w:t xml:space="preserve">Next, to address negative feedback, they should consider managing the noise levels, continually </w:t>
      </w:r>
      <w:r w:rsidR="37A8C7D1" w:rsidRPr="15CC4AF0">
        <w:rPr>
          <w:rFonts w:ascii="Arial" w:hAnsi="Arial" w:cs="Arial"/>
          <w:sz w:val="24"/>
          <w:szCs w:val="24"/>
        </w:rPr>
        <w:t>making</w:t>
      </w:r>
      <w:r w:rsidRPr="00296C0C">
        <w:rPr>
          <w:rFonts w:ascii="Arial" w:hAnsi="Arial" w:cs="Arial"/>
          <w:sz w:val="24"/>
          <w:szCs w:val="24"/>
        </w:rPr>
        <w:t xml:space="preserve"> sure the speed of their service and communication is consistent and develop recovery options. </w:t>
      </w:r>
      <w:r w:rsidR="002F2B9C">
        <w:rPr>
          <w:rFonts w:ascii="Arial" w:hAnsi="Arial" w:cs="Arial"/>
          <w:sz w:val="24"/>
          <w:szCs w:val="24"/>
        </w:rPr>
        <w:t xml:space="preserve">They can reduce </w:t>
      </w:r>
      <w:r w:rsidRPr="00296C0C">
        <w:rPr>
          <w:rFonts w:ascii="Arial" w:hAnsi="Arial" w:cs="Arial"/>
          <w:sz w:val="24"/>
          <w:szCs w:val="24"/>
        </w:rPr>
        <w:t xml:space="preserve">noise </w:t>
      </w:r>
      <w:r w:rsidR="002F2B9C">
        <w:rPr>
          <w:rFonts w:ascii="Arial" w:hAnsi="Arial" w:cs="Arial"/>
          <w:sz w:val="24"/>
          <w:szCs w:val="24"/>
        </w:rPr>
        <w:t>through things like</w:t>
      </w:r>
      <w:r w:rsidRPr="00296C0C">
        <w:rPr>
          <w:rFonts w:ascii="Arial" w:hAnsi="Arial" w:cs="Arial"/>
          <w:sz w:val="24"/>
          <w:szCs w:val="24"/>
        </w:rPr>
        <w:t xml:space="preserve"> sound-absorbing panels, monitoring the speed of service and communication every day, and offering dissatisfied customers discounts or complimentary items on their next visit. Considering these things can increase overall customer satisfaction and reduce negative reviews' frequency if addressed.</w:t>
      </w:r>
    </w:p>
    <w:p w14:paraId="7740425D" w14:textId="09079925" w:rsidR="00296C0C" w:rsidRPr="00296C0C" w:rsidRDefault="00296C0C" w:rsidP="15CC4AF0">
      <w:pPr>
        <w:spacing w:line="240" w:lineRule="auto"/>
        <w:rPr>
          <w:rFonts w:ascii="Arial" w:hAnsi="Arial" w:cs="Arial"/>
          <w:sz w:val="24"/>
          <w:szCs w:val="24"/>
        </w:rPr>
      </w:pPr>
      <w:r w:rsidRPr="00296C0C">
        <w:rPr>
          <w:rFonts w:ascii="Arial" w:hAnsi="Arial" w:cs="Arial"/>
          <w:sz w:val="24"/>
          <w:szCs w:val="24"/>
        </w:rPr>
        <w:t>Third, they should leverage the emotional insights given from the sentiment analysis. Specifically, they should include the emotions of joy and trust in their messaging and build anticipation with preview content of upcoming menu items. For example, to establish joy in their marketing campaigns, they could include a phrase like "Trust us to make your next meal unforgettable" to establish that. Additionally, for anticipation, they can also provide behind-the-scenes videos of chefs preparing food and a sneak peek of seasonal offerings. Doing this can help create a deeper connection with guests and enhance its reputation as a trusted fine-dining steakhouse.</w:t>
      </w:r>
    </w:p>
    <w:p w14:paraId="773ED6F4" w14:textId="3C8FCF28" w:rsidR="00296C0C" w:rsidRPr="00296C0C" w:rsidRDefault="00296C0C" w:rsidP="15CC4AF0">
      <w:pPr>
        <w:spacing w:line="240" w:lineRule="auto"/>
        <w:rPr>
          <w:rFonts w:ascii="Arial" w:hAnsi="Arial" w:cs="Arial"/>
          <w:sz w:val="24"/>
          <w:szCs w:val="24"/>
        </w:rPr>
      </w:pPr>
      <w:r w:rsidRPr="00296C0C">
        <w:rPr>
          <w:rFonts w:ascii="Arial" w:hAnsi="Arial" w:cs="Arial"/>
          <w:sz w:val="24"/>
          <w:szCs w:val="24"/>
        </w:rPr>
        <w:lastRenderedPageBreak/>
        <w:t>Finally, they should continuously improve through feedback. By doing this, Fleming</w:t>
      </w:r>
      <w:r w:rsidR="00077FBB">
        <w:rPr>
          <w:rFonts w:ascii="Arial" w:hAnsi="Arial" w:cs="Arial"/>
          <w:sz w:val="24"/>
          <w:szCs w:val="24"/>
        </w:rPr>
        <w:t>’</w:t>
      </w:r>
      <w:r w:rsidRPr="00296C0C">
        <w:rPr>
          <w:rFonts w:ascii="Arial" w:hAnsi="Arial" w:cs="Arial"/>
          <w:sz w:val="24"/>
          <w:szCs w:val="24"/>
        </w:rPr>
        <w:t>s Steakhouse can monitor trends and address any future concerns. Additionally, they should encourage guests to provide reviews, like a QR code, to give their overall feeling about the Fleming</w:t>
      </w:r>
      <w:r w:rsidR="00077FBB">
        <w:rPr>
          <w:rFonts w:ascii="Arial" w:hAnsi="Arial" w:cs="Arial"/>
          <w:sz w:val="24"/>
          <w:szCs w:val="24"/>
        </w:rPr>
        <w:t>’</w:t>
      </w:r>
      <w:r w:rsidRPr="00296C0C">
        <w:rPr>
          <w:rFonts w:ascii="Arial" w:hAnsi="Arial" w:cs="Arial"/>
          <w:sz w:val="24"/>
          <w:szCs w:val="24"/>
        </w:rPr>
        <w:t>s experience. It is crucial that Fleming</w:t>
      </w:r>
      <w:r w:rsidR="00077FBB">
        <w:rPr>
          <w:rFonts w:ascii="Arial" w:hAnsi="Arial" w:cs="Arial"/>
          <w:sz w:val="24"/>
          <w:szCs w:val="24"/>
        </w:rPr>
        <w:t>’</w:t>
      </w:r>
      <w:r w:rsidRPr="00296C0C">
        <w:rPr>
          <w:rFonts w:ascii="Arial" w:hAnsi="Arial" w:cs="Arial"/>
          <w:sz w:val="24"/>
          <w:szCs w:val="24"/>
        </w:rPr>
        <w:t>s stays on top of this to always understand the never-ending changes in customer preferences.</w:t>
      </w:r>
    </w:p>
    <w:p w14:paraId="64280734" w14:textId="04083179" w:rsidR="00296C0C" w:rsidRPr="00296C0C" w:rsidRDefault="00296C0C" w:rsidP="00296C0C">
      <w:pPr>
        <w:rPr>
          <w:rFonts w:ascii="Arial" w:hAnsi="Arial" w:cs="Arial"/>
          <w:b/>
          <w:bCs/>
          <w:sz w:val="24"/>
          <w:szCs w:val="24"/>
        </w:rPr>
      </w:pPr>
      <w:r>
        <w:rPr>
          <w:rFonts w:ascii="Arial" w:hAnsi="Arial" w:cs="Arial"/>
          <w:b/>
          <w:bCs/>
          <w:sz w:val="24"/>
          <w:szCs w:val="24"/>
        </w:rPr>
        <w:t>Perceptual Maps</w:t>
      </w:r>
    </w:p>
    <w:p w14:paraId="51EB930C" w14:textId="07E2E4E6" w:rsidR="00A71D57" w:rsidRPr="00A71D57" w:rsidRDefault="00A71D57" w:rsidP="15CC4AF0">
      <w:pPr>
        <w:spacing w:line="240" w:lineRule="auto"/>
        <w:rPr>
          <w:rFonts w:ascii="Arial" w:hAnsi="Arial" w:cs="Arial"/>
          <w:sz w:val="24"/>
          <w:szCs w:val="24"/>
        </w:rPr>
      </w:pPr>
      <w:r w:rsidRPr="6152D151">
        <w:rPr>
          <w:rFonts w:ascii="Arial" w:hAnsi="Arial" w:cs="Arial"/>
          <w:sz w:val="24"/>
          <w:szCs w:val="24"/>
        </w:rPr>
        <w:t xml:space="preserve">Through the use of perceptual maps, </w:t>
      </w:r>
      <w:r w:rsidR="229EE985" w:rsidRPr="15CC4AF0">
        <w:rPr>
          <w:rFonts w:ascii="Arial" w:hAnsi="Arial" w:cs="Arial"/>
          <w:sz w:val="24"/>
          <w:szCs w:val="24"/>
        </w:rPr>
        <w:t xml:space="preserve">it was discerned that </w:t>
      </w:r>
      <w:r w:rsidRPr="6152D151">
        <w:rPr>
          <w:rFonts w:ascii="Arial" w:hAnsi="Arial" w:cs="Arial"/>
          <w:sz w:val="24"/>
          <w:szCs w:val="24"/>
        </w:rPr>
        <w:t>Flemings is not really being perceived as a restaurant that is unique in a way that sets it apart from its competitors.</w:t>
      </w:r>
      <w:r w:rsidR="001B3839" w:rsidRPr="6152D151">
        <w:rPr>
          <w:rFonts w:ascii="Arial" w:hAnsi="Arial" w:cs="Arial"/>
          <w:sz w:val="24"/>
          <w:szCs w:val="24"/>
        </w:rPr>
        <w:t xml:space="preserve"> </w:t>
      </w:r>
      <w:r w:rsidR="67042EC1" w:rsidRPr="15CC4AF0">
        <w:rPr>
          <w:rFonts w:ascii="Arial" w:hAnsi="Arial" w:cs="Arial"/>
          <w:sz w:val="24"/>
          <w:szCs w:val="24"/>
        </w:rPr>
        <w:t>Hence, Fleming’s</w:t>
      </w:r>
      <w:r w:rsidR="001B3839" w:rsidRPr="6152D151">
        <w:rPr>
          <w:rFonts w:ascii="Arial" w:hAnsi="Arial" w:cs="Arial"/>
          <w:sz w:val="24"/>
          <w:szCs w:val="24"/>
        </w:rPr>
        <w:t xml:space="preserve"> </w:t>
      </w:r>
      <w:r w:rsidRPr="6152D151">
        <w:rPr>
          <w:rFonts w:ascii="Arial" w:hAnsi="Arial" w:cs="Arial"/>
          <w:sz w:val="24"/>
          <w:szCs w:val="24"/>
        </w:rPr>
        <w:t xml:space="preserve">need to first </w:t>
      </w:r>
      <w:r w:rsidR="4A689258" w:rsidRPr="6152D151">
        <w:rPr>
          <w:rFonts w:ascii="Arial" w:hAnsi="Arial" w:cs="Arial"/>
          <w:sz w:val="24"/>
          <w:szCs w:val="24"/>
        </w:rPr>
        <w:t>analyze</w:t>
      </w:r>
      <w:r w:rsidRPr="6152D151">
        <w:rPr>
          <w:rFonts w:ascii="Arial" w:hAnsi="Arial" w:cs="Arial"/>
          <w:sz w:val="24"/>
          <w:szCs w:val="24"/>
        </w:rPr>
        <w:t xml:space="preserve"> its shortcomings to answer </w:t>
      </w:r>
      <w:r w:rsidR="001B3839" w:rsidRPr="6152D151">
        <w:rPr>
          <w:rFonts w:ascii="Arial" w:hAnsi="Arial" w:cs="Arial"/>
          <w:sz w:val="24"/>
          <w:szCs w:val="24"/>
        </w:rPr>
        <w:t>the</w:t>
      </w:r>
      <w:r w:rsidRPr="6152D151">
        <w:rPr>
          <w:rFonts w:ascii="Arial" w:hAnsi="Arial" w:cs="Arial"/>
          <w:sz w:val="24"/>
          <w:szCs w:val="24"/>
        </w:rPr>
        <w:t xml:space="preserve"> third problem: </w:t>
      </w:r>
      <w:r w:rsidR="001B3839" w:rsidRPr="6152D151">
        <w:rPr>
          <w:rFonts w:ascii="Arial" w:hAnsi="Arial" w:cs="Arial"/>
          <w:sz w:val="24"/>
          <w:szCs w:val="24"/>
        </w:rPr>
        <w:t>H</w:t>
      </w:r>
      <w:r w:rsidRPr="6152D151">
        <w:rPr>
          <w:rFonts w:ascii="Arial" w:hAnsi="Arial" w:cs="Arial"/>
          <w:sz w:val="24"/>
          <w:szCs w:val="24"/>
        </w:rPr>
        <w:t xml:space="preserve">ow </w:t>
      </w:r>
      <w:r w:rsidR="001B3839" w:rsidRPr="6152D151">
        <w:rPr>
          <w:rFonts w:ascii="Arial" w:hAnsi="Arial" w:cs="Arial"/>
          <w:sz w:val="24"/>
          <w:szCs w:val="24"/>
        </w:rPr>
        <w:t xml:space="preserve">can </w:t>
      </w:r>
      <w:r w:rsidRPr="6152D151">
        <w:rPr>
          <w:rFonts w:ascii="Arial" w:hAnsi="Arial" w:cs="Arial"/>
          <w:sz w:val="24"/>
          <w:szCs w:val="24"/>
        </w:rPr>
        <w:t>Flemings position itself better in the fine-dining steakhouse industry</w:t>
      </w:r>
      <w:r w:rsidR="001B3839" w:rsidRPr="6152D151">
        <w:rPr>
          <w:rFonts w:ascii="Arial" w:hAnsi="Arial" w:cs="Arial"/>
          <w:sz w:val="24"/>
          <w:szCs w:val="24"/>
        </w:rPr>
        <w:t>?</w:t>
      </w:r>
    </w:p>
    <w:p w14:paraId="557521BA" w14:textId="77777777" w:rsidR="00A71D57" w:rsidRPr="00A71D57" w:rsidRDefault="00A71D57" w:rsidP="15CC4AF0">
      <w:pPr>
        <w:spacing w:line="240" w:lineRule="auto"/>
        <w:rPr>
          <w:rFonts w:ascii="Arial" w:hAnsi="Arial" w:cs="Arial"/>
          <w:sz w:val="24"/>
          <w:szCs w:val="24"/>
        </w:rPr>
      </w:pPr>
      <w:r w:rsidRPr="00A71D57">
        <w:rPr>
          <w:rFonts w:ascii="Arial" w:hAnsi="Arial" w:cs="Arial"/>
          <w:sz w:val="24"/>
          <w:szCs w:val="24"/>
        </w:rPr>
        <w:t>The first shortcoming of Flemings, which was quite obvious, was its poor quality of service. To address this problem, it should train its staff better in hospitality and fine-dining service etiquette. It could implement a feedback loop by actively collecting customer feedback on service quality and addressing complaints quickly. Flemings could introduce service incentives for staff, such as recognition programs for exceptional customer experiences.</w:t>
      </w:r>
    </w:p>
    <w:p w14:paraId="099BCBC4" w14:textId="77777777" w:rsidR="00A71D57" w:rsidRPr="00A71D57" w:rsidRDefault="00A71D57" w:rsidP="15CC4AF0">
      <w:pPr>
        <w:spacing w:line="240" w:lineRule="auto"/>
        <w:rPr>
          <w:rFonts w:ascii="Arial" w:hAnsi="Arial" w:cs="Arial"/>
          <w:sz w:val="24"/>
          <w:szCs w:val="24"/>
        </w:rPr>
      </w:pPr>
      <w:r w:rsidRPr="00A71D57">
        <w:rPr>
          <w:rFonts w:ascii="Arial" w:hAnsi="Arial" w:cs="Arial"/>
          <w:sz w:val="24"/>
          <w:szCs w:val="24"/>
        </w:rPr>
        <w:t>To be on par with its closest competitor, Ocean Prime, it should try expanding the menu to include unique and diverse items that differentiate Fleming's from Ocean Prime. It could partner with renowned sommeliers to enhance the wine list or introduce seasonal wine and cocktail pairings. They should also try promoting menu innovation through seasonal specials, chef-curated dishes, or themed events (e.g., wine-tasting dinners).</w:t>
      </w:r>
    </w:p>
    <w:p w14:paraId="407D2D28" w14:textId="7FAAFF53" w:rsidR="00A71D57" w:rsidRPr="00A71D57" w:rsidRDefault="47164A3F" w:rsidP="15CC4AF0">
      <w:pPr>
        <w:spacing w:line="240" w:lineRule="auto"/>
        <w:rPr>
          <w:rFonts w:ascii="Arial" w:hAnsi="Arial" w:cs="Arial"/>
          <w:sz w:val="24"/>
          <w:szCs w:val="24"/>
        </w:rPr>
      </w:pPr>
      <w:r w:rsidRPr="6152D151">
        <w:rPr>
          <w:rFonts w:ascii="Arial" w:hAnsi="Arial" w:cs="Arial"/>
          <w:sz w:val="24"/>
          <w:szCs w:val="24"/>
        </w:rPr>
        <w:t>Fleming's</w:t>
      </w:r>
      <w:r w:rsidR="00A71D57" w:rsidRPr="6152D151">
        <w:rPr>
          <w:rFonts w:ascii="Arial" w:hAnsi="Arial" w:cs="Arial"/>
          <w:sz w:val="24"/>
          <w:szCs w:val="24"/>
        </w:rPr>
        <w:t xml:space="preserve"> perception of offering a variety of steak cuts is s</w:t>
      </w:r>
      <w:r w:rsidR="7D01AAA4" w:rsidRPr="6152D151">
        <w:rPr>
          <w:rFonts w:ascii="Arial" w:hAnsi="Arial" w:cs="Arial"/>
          <w:sz w:val="24"/>
          <w:szCs w:val="24"/>
        </w:rPr>
        <w:t>omewhat okay</w:t>
      </w:r>
      <w:r w:rsidR="00A71D57" w:rsidRPr="6152D151">
        <w:rPr>
          <w:rFonts w:ascii="Arial" w:hAnsi="Arial" w:cs="Arial"/>
          <w:sz w:val="24"/>
          <w:szCs w:val="24"/>
        </w:rPr>
        <w:t>, a strength of competitors like Ruth's and The Capital Grille. Therefore, they should expand the steak menu to include rare or specialty cuts (e.g., more versions of Wagyu, Tomahawk, or Dry-aged beef). They could highlight the sourcing and quality of steak offerings in marketing campaigns to reinforce the premium steakhouse identity. They could even offer customization options for steak cuts and preparations to appeal to steak enthusiasts.</w:t>
      </w:r>
    </w:p>
    <w:p w14:paraId="64195AC5" w14:textId="7C24D4C4" w:rsidR="00296C0C" w:rsidRDefault="00A71D57" w:rsidP="15CC4AF0">
      <w:pPr>
        <w:spacing w:line="240" w:lineRule="auto"/>
        <w:rPr>
          <w:rFonts w:ascii="Arial" w:eastAsia="Arial" w:hAnsi="Arial" w:cs="Arial"/>
          <w:sz w:val="24"/>
          <w:szCs w:val="24"/>
        </w:rPr>
      </w:pPr>
      <w:r w:rsidRPr="2872B5A3">
        <w:rPr>
          <w:rFonts w:ascii="Arial" w:hAnsi="Arial" w:cs="Arial"/>
          <w:sz w:val="24"/>
          <w:szCs w:val="24"/>
        </w:rPr>
        <w:t>Flemings positioned positively on price, indicating affordability, a strength compared to pricier competitors. However, it is something that they should not worry about that much because none of our segments had price as a significant concern. Flemings also offers an exceptional dining experience with great decor. Therefore, in their marketing campaigns, they should emphasize that. Flemings could even enhance this experience by updating their interiors with modern, luxurious elements to elevate the ambiance further and introduce subtle improvements, such as live music on weekends, updated lighting, or seasonal décor themes, to make the atmosphere more memorable.</w:t>
      </w:r>
    </w:p>
    <w:p w14:paraId="4B97C26B" w14:textId="77777777" w:rsidR="005A7160" w:rsidRPr="003F2AE1" w:rsidRDefault="005A7160" w:rsidP="005A7160">
      <w:pPr>
        <w:spacing w:after="0"/>
        <w:rPr>
          <w:rFonts w:ascii="Arial" w:hAnsi="Arial" w:cs="Arial"/>
          <w:b/>
          <w:color w:val="C00000"/>
          <w:sz w:val="24"/>
          <w:szCs w:val="24"/>
          <w:u w:val="single"/>
        </w:rPr>
      </w:pPr>
    </w:p>
    <w:p w14:paraId="105D3ED7" w14:textId="3A0613B7" w:rsidR="005A7160" w:rsidRDefault="005A7160" w:rsidP="5C9F3248">
      <w:pPr>
        <w:spacing w:after="0"/>
        <w:rPr>
          <w:rFonts w:ascii="Arial" w:hAnsi="Arial" w:cs="Arial"/>
          <w:b/>
          <w:color w:val="C00000"/>
          <w:sz w:val="24"/>
          <w:szCs w:val="24"/>
          <w:u w:val="single"/>
        </w:rPr>
      </w:pPr>
      <w:r w:rsidRPr="003F2AE1">
        <w:rPr>
          <w:rFonts w:ascii="Arial" w:hAnsi="Arial" w:cs="Arial"/>
          <w:b/>
          <w:color w:val="C00000"/>
          <w:sz w:val="24"/>
          <w:szCs w:val="24"/>
          <w:u w:val="single"/>
        </w:rPr>
        <w:t>Conclusion</w:t>
      </w:r>
      <w:r w:rsidR="179F2476" w:rsidRPr="15CC4AF0">
        <w:rPr>
          <w:rFonts w:ascii="Arial" w:hAnsi="Arial" w:cs="Arial"/>
          <w:b/>
          <w:bCs/>
          <w:color w:val="C00000"/>
          <w:sz w:val="24"/>
          <w:szCs w:val="24"/>
          <w:u w:val="single"/>
        </w:rPr>
        <w:t xml:space="preserve"> </w:t>
      </w:r>
      <w:r>
        <w:br/>
      </w:r>
    </w:p>
    <w:p w14:paraId="38875A65" w14:textId="74281683" w:rsidR="00144BF0" w:rsidRPr="00144BF0" w:rsidRDefault="00144BF0" w:rsidP="15CC4AF0">
      <w:pPr>
        <w:pStyle w:val="NormalWeb"/>
        <w:rPr>
          <w:rFonts w:ascii="Arial" w:hAnsi="Arial" w:cs="Arial"/>
        </w:rPr>
      </w:pPr>
      <w:r w:rsidRPr="00144BF0">
        <w:rPr>
          <w:rFonts w:ascii="Arial" w:hAnsi="Arial" w:cs="Arial"/>
        </w:rPr>
        <w:t>Th</w:t>
      </w:r>
      <w:r w:rsidR="00B41AF2">
        <w:rPr>
          <w:rFonts w:ascii="Arial" w:hAnsi="Arial" w:cs="Arial"/>
        </w:rPr>
        <w:t xml:space="preserve">rough </w:t>
      </w:r>
      <w:r w:rsidR="00346EC3">
        <w:rPr>
          <w:rFonts w:ascii="Arial" w:hAnsi="Arial" w:cs="Arial"/>
        </w:rPr>
        <w:t>marketing anal</w:t>
      </w:r>
      <w:r w:rsidR="00F62D45">
        <w:rPr>
          <w:rFonts w:ascii="Arial" w:hAnsi="Arial" w:cs="Arial"/>
        </w:rPr>
        <w:t xml:space="preserve">ytics tools such as </w:t>
      </w:r>
      <w:r w:rsidR="00F62D45" w:rsidRPr="00144BF0">
        <w:rPr>
          <w:rFonts w:ascii="Arial" w:hAnsi="Arial" w:cs="Arial"/>
        </w:rPr>
        <w:t>sentiment analysis, perceptual mapping, and segmentation</w:t>
      </w:r>
      <w:r w:rsidR="00346EC3">
        <w:rPr>
          <w:rFonts w:ascii="Arial" w:hAnsi="Arial" w:cs="Arial"/>
        </w:rPr>
        <w:t xml:space="preserve">, </w:t>
      </w:r>
      <w:r w:rsidRPr="00144BF0">
        <w:rPr>
          <w:rFonts w:ascii="Arial" w:hAnsi="Arial" w:cs="Arial"/>
        </w:rPr>
        <w:t xml:space="preserve">Fleming’s Steakhouse </w:t>
      </w:r>
      <w:r w:rsidR="009E1EE6">
        <w:rPr>
          <w:rFonts w:ascii="Arial" w:hAnsi="Arial" w:cs="Arial"/>
        </w:rPr>
        <w:t xml:space="preserve">and Wine Bar </w:t>
      </w:r>
      <w:r w:rsidR="007E3F41">
        <w:rPr>
          <w:rFonts w:ascii="Arial" w:hAnsi="Arial" w:cs="Arial"/>
        </w:rPr>
        <w:t>gained</w:t>
      </w:r>
      <w:r w:rsidRPr="00144BF0">
        <w:rPr>
          <w:rFonts w:ascii="Arial" w:hAnsi="Arial" w:cs="Arial"/>
        </w:rPr>
        <w:t xml:space="preserve"> critical insights about </w:t>
      </w:r>
      <w:r w:rsidRPr="00144BF0">
        <w:rPr>
          <w:rFonts w:ascii="Arial" w:hAnsi="Arial" w:cs="Arial"/>
        </w:rPr>
        <w:lastRenderedPageBreak/>
        <w:t>customer perceptions, strengths, and areas for improvement</w:t>
      </w:r>
      <w:r w:rsidR="007D38A1">
        <w:rPr>
          <w:rFonts w:ascii="Arial" w:hAnsi="Arial" w:cs="Arial"/>
        </w:rPr>
        <w:t xml:space="preserve"> for their Tampa location</w:t>
      </w:r>
      <w:r w:rsidRPr="00144BF0">
        <w:rPr>
          <w:rFonts w:ascii="Arial" w:hAnsi="Arial" w:cs="Arial"/>
        </w:rPr>
        <w:t xml:space="preserve">. Fleming’s is perceived as an average fine-dining steakhouse, performing well in </w:t>
      </w:r>
      <w:r w:rsidR="00C97D4A" w:rsidRPr="00C97D4A">
        <w:rPr>
          <w:rFonts w:ascii="Arial" w:hAnsi="Arial" w:cs="Arial"/>
        </w:rPr>
        <w:t xml:space="preserve">a </w:t>
      </w:r>
      <w:r w:rsidRPr="00144BF0">
        <w:rPr>
          <w:rFonts w:ascii="Arial" w:hAnsi="Arial" w:cs="Arial"/>
        </w:rPr>
        <w:t>dining atmosphere, decor, and affordability</w:t>
      </w:r>
      <w:r w:rsidR="007D38A1">
        <w:rPr>
          <w:rFonts w:ascii="Arial" w:hAnsi="Arial" w:cs="Arial"/>
        </w:rPr>
        <w:t xml:space="preserve">; however, it falls short </w:t>
      </w:r>
      <w:r w:rsidRPr="00144BF0">
        <w:rPr>
          <w:rFonts w:ascii="Arial" w:hAnsi="Arial" w:cs="Arial"/>
        </w:rPr>
        <w:t xml:space="preserve">in </w:t>
      </w:r>
      <w:r w:rsidR="00C97D4A" w:rsidRPr="00C97D4A">
        <w:rPr>
          <w:rFonts w:ascii="Arial" w:hAnsi="Arial" w:cs="Arial"/>
        </w:rPr>
        <w:t xml:space="preserve">the </w:t>
      </w:r>
      <w:r w:rsidRPr="00144BF0">
        <w:rPr>
          <w:rFonts w:ascii="Arial" w:hAnsi="Arial" w:cs="Arial"/>
        </w:rPr>
        <w:t>quality of service, steak variety, and menu innovation</w:t>
      </w:r>
      <w:r w:rsidR="007D38A1">
        <w:rPr>
          <w:rFonts w:ascii="Arial" w:hAnsi="Arial" w:cs="Arial"/>
        </w:rPr>
        <w:t xml:space="preserve"> compared to its </w:t>
      </w:r>
      <w:r w:rsidR="00797398">
        <w:rPr>
          <w:rFonts w:ascii="Arial" w:hAnsi="Arial" w:cs="Arial"/>
        </w:rPr>
        <w:t>competitors: Ruth’s Chris, The Capital Grille Eddie V’s, and Ocean Prime</w:t>
      </w:r>
      <w:r w:rsidRPr="00144BF0">
        <w:rPr>
          <w:rFonts w:ascii="Arial" w:hAnsi="Arial" w:cs="Arial"/>
        </w:rPr>
        <w:t xml:space="preserve">. </w:t>
      </w:r>
    </w:p>
    <w:p w14:paraId="1A6DEA0C" w14:textId="112B7546" w:rsidR="00144BF0" w:rsidRPr="00144BF0" w:rsidRDefault="00144BF0" w:rsidP="15CC4AF0">
      <w:pPr>
        <w:pStyle w:val="NormalWeb"/>
        <w:rPr>
          <w:rFonts w:ascii="Arial" w:hAnsi="Arial" w:cs="Arial"/>
        </w:rPr>
      </w:pPr>
    </w:p>
    <w:p w14:paraId="77F3948E" w14:textId="0D013CC3" w:rsidR="00144BF0" w:rsidRPr="00144BF0" w:rsidRDefault="00144BF0" w:rsidP="00144BF0">
      <w:pPr>
        <w:pStyle w:val="NormalWeb"/>
        <w:rPr>
          <w:rFonts w:ascii="Arial" w:hAnsi="Arial" w:cs="Arial"/>
        </w:rPr>
      </w:pPr>
      <w:r w:rsidRPr="00144BF0">
        <w:rPr>
          <w:rFonts w:ascii="Arial" w:hAnsi="Arial" w:cs="Arial"/>
        </w:rPr>
        <w:t xml:space="preserve">Positive reviews frequently highlight excellent service, personalized experiences, and celebration accommodations. Conversely, negative feedback </w:t>
      </w:r>
      <w:r w:rsidR="00C97D4A" w:rsidRPr="00C97D4A">
        <w:rPr>
          <w:rFonts w:ascii="Arial" w:hAnsi="Arial" w:cs="Arial"/>
        </w:rPr>
        <w:t>focuses</w:t>
      </w:r>
      <w:r w:rsidRPr="00144BF0">
        <w:rPr>
          <w:rFonts w:ascii="Arial" w:hAnsi="Arial" w:cs="Arial"/>
        </w:rPr>
        <w:t xml:space="preserve"> on loud noise levels, slow service, and logistical issues. Key emotional insights </w:t>
      </w:r>
      <w:r w:rsidR="000F5187">
        <w:rPr>
          <w:rFonts w:ascii="Arial" w:hAnsi="Arial" w:cs="Arial"/>
        </w:rPr>
        <w:t>demonstrate</w:t>
      </w:r>
      <w:r w:rsidRPr="00144BF0">
        <w:rPr>
          <w:rFonts w:ascii="Arial" w:hAnsi="Arial" w:cs="Arial"/>
        </w:rPr>
        <w:t xml:space="preserve"> that most customers associate Fleming’s with joy, trust, and anticipation, though some express disappointment and frustration.</w:t>
      </w:r>
    </w:p>
    <w:p w14:paraId="0A75A4EC" w14:textId="77F88479" w:rsidR="15CC4AF0" w:rsidRDefault="15CC4AF0" w:rsidP="15CC4AF0">
      <w:pPr>
        <w:pStyle w:val="NormalWeb"/>
        <w:rPr>
          <w:rFonts w:ascii="Arial" w:hAnsi="Arial" w:cs="Arial"/>
        </w:rPr>
      </w:pPr>
    </w:p>
    <w:p w14:paraId="025F917A" w14:textId="76F79164" w:rsidR="00144BF0" w:rsidRPr="00144BF0" w:rsidRDefault="000F5187" w:rsidP="00144BF0">
      <w:pPr>
        <w:pStyle w:val="NormalWeb"/>
        <w:rPr>
          <w:rFonts w:ascii="Arial" w:hAnsi="Arial" w:cs="Arial"/>
        </w:rPr>
      </w:pPr>
      <w:r>
        <w:rPr>
          <w:rFonts w:ascii="Arial" w:hAnsi="Arial" w:cs="Arial"/>
        </w:rPr>
        <w:t>The s</w:t>
      </w:r>
      <w:r w:rsidR="00144BF0" w:rsidRPr="00144BF0">
        <w:rPr>
          <w:rFonts w:ascii="Arial" w:hAnsi="Arial" w:cs="Arial"/>
        </w:rPr>
        <w:t>egmentation analysis identified three customer groups: the Elite Class, Indulgent Spenders, and Classic Steak Lovers. The Elite Class values luxury, exceptional service, and exclusivity</w:t>
      </w:r>
      <w:r w:rsidR="003D4908">
        <w:rPr>
          <w:rFonts w:ascii="Arial" w:hAnsi="Arial" w:cs="Arial"/>
        </w:rPr>
        <w:t xml:space="preserve">. </w:t>
      </w:r>
      <w:r w:rsidR="00144BF0" w:rsidRPr="00144BF0">
        <w:rPr>
          <w:rFonts w:ascii="Arial" w:hAnsi="Arial" w:cs="Arial"/>
        </w:rPr>
        <w:t xml:space="preserve">Indulgent Spenders prioritize premium wine and cocktails. Classic </w:t>
      </w:r>
      <w:r w:rsidR="00DE6311">
        <w:rPr>
          <w:rFonts w:ascii="Arial" w:hAnsi="Arial" w:cs="Arial"/>
        </w:rPr>
        <w:t xml:space="preserve">Steakhouse experience </w:t>
      </w:r>
      <w:r w:rsidR="00144BF0" w:rsidRPr="00144BF0">
        <w:rPr>
          <w:rFonts w:ascii="Arial" w:hAnsi="Arial" w:cs="Arial"/>
        </w:rPr>
        <w:t xml:space="preserve">Lovers prefer consistency, quality, and traditional steakhouse offerings. Fleming’s current positioning struggles to fully satisfy these segments, especially </w:t>
      </w:r>
      <w:r w:rsidR="00F37FB7">
        <w:rPr>
          <w:rFonts w:ascii="Arial" w:hAnsi="Arial" w:cs="Arial"/>
        </w:rPr>
        <w:t>the Elite Class</w:t>
      </w:r>
      <w:r w:rsidR="00144BF0" w:rsidRPr="00144BF0">
        <w:rPr>
          <w:rFonts w:ascii="Arial" w:hAnsi="Arial" w:cs="Arial"/>
        </w:rPr>
        <w:t xml:space="preserve">, as competitors like Ocean Prime and Ruth’s Chris outperform </w:t>
      </w:r>
      <w:r w:rsidR="008C3500">
        <w:rPr>
          <w:rFonts w:ascii="Arial" w:hAnsi="Arial" w:cs="Arial"/>
        </w:rPr>
        <w:t>it</w:t>
      </w:r>
      <w:r w:rsidR="00144BF0" w:rsidRPr="00144BF0">
        <w:rPr>
          <w:rFonts w:ascii="Arial" w:hAnsi="Arial" w:cs="Arial"/>
        </w:rPr>
        <w:t xml:space="preserve"> in menu variety, service quality, and steak options.</w:t>
      </w:r>
    </w:p>
    <w:p w14:paraId="697CE9C9" w14:textId="4B0A61EA" w:rsidR="15CC4AF0" w:rsidRDefault="15CC4AF0" w:rsidP="15CC4AF0">
      <w:pPr>
        <w:pStyle w:val="NormalWeb"/>
        <w:rPr>
          <w:rFonts w:ascii="Arial" w:hAnsi="Arial" w:cs="Arial"/>
        </w:rPr>
      </w:pPr>
    </w:p>
    <w:p w14:paraId="6A3EC808" w14:textId="5FB5894B" w:rsidR="005A7160" w:rsidRDefault="00144BF0" w:rsidP="15CC4AF0">
      <w:pPr>
        <w:spacing w:after="0" w:line="240" w:lineRule="auto"/>
        <w:rPr>
          <w:rFonts w:ascii="Arial" w:eastAsia="Times New Roman" w:hAnsi="Arial" w:cs="Arial"/>
          <w:sz w:val="24"/>
          <w:szCs w:val="24"/>
        </w:rPr>
      </w:pPr>
      <w:r w:rsidRPr="009B53F4">
        <w:rPr>
          <w:rFonts w:ascii="Arial" w:eastAsia="Times New Roman" w:hAnsi="Arial" w:cs="Arial"/>
          <w:kern w:val="0"/>
          <w:sz w:val="24"/>
          <w:szCs w:val="24"/>
          <w14:ligatures w14:val="none"/>
        </w:rPr>
        <w:t xml:space="preserve">Perceptual mapping highlights Fleming’s strengths </w:t>
      </w:r>
      <w:r w:rsidR="00ED43E0" w:rsidRPr="009B53F4">
        <w:rPr>
          <w:rFonts w:ascii="Arial" w:eastAsia="Times New Roman" w:hAnsi="Arial" w:cs="Arial"/>
          <w:kern w:val="0"/>
          <w:sz w:val="24"/>
          <w:szCs w:val="24"/>
          <w14:ligatures w14:val="none"/>
        </w:rPr>
        <w:t>are</w:t>
      </w:r>
      <w:r w:rsidRPr="009B53F4">
        <w:rPr>
          <w:rFonts w:ascii="Arial" w:eastAsia="Times New Roman" w:hAnsi="Arial" w:cs="Arial"/>
          <w:kern w:val="0"/>
          <w:sz w:val="24"/>
          <w:szCs w:val="24"/>
          <w14:ligatures w14:val="none"/>
        </w:rPr>
        <w:t xml:space="preserve"> affordability and dining ambiance</w:t>
      </w:r>
      <w:r w:rsidR="00ED43E0" w:rsidRPr="009B53F4">
        <w:rPr>
          <w:rFonts w:ascii="Arial" w:eastAsia="Times New Roman" w:hAnsi="Arial" w:cs="Arial"/>
          <w:kern w:val="0"/>
          <w:sz w:val="24"/>
          <w:szCs w:val="24"/>
          <w14:ligatures w14:val="none"/>
        </w:rPr>
        <w:t>, while its weaknesses are</w:t>
      </w:r>
      <w:r w:rsidRPr="009B53F4">
        <w:rPr>
          <w:rFonts w:ascii="Arial" w:eastAsia="Times New Roman" w:hAnsi="Arial" w:cs="Arial"/>
          <w:kern w:val="0"/>
          <w:sz w:val="24"/>
          <w:szCs w:val="24"/>
          <w14:ligatures w14:val="none"/>
        </w:rPr>
        <w:t xml:space="preserve"> steak variety and service quality. Ocean Prime </w:t>
      </w:r>
      <w:r w:rsidR="00431C7E" w:rsidRPr="009B53F4">
        <w:rPr>
          <w:rFonts w:ascii="Arial" w:eastAsia="Times New Roman" w:hAnsi="Arial" w:cs="Arial"/>
          <w:kern w:val="0"/>
          <w:sz w:val="24"/>
          <w:szCs w:val="24"/>
          <w14:ligatures w14:val="none"/>
        </w:rPr>
        <w:t>was identified as</w:t>
      </w:r>
      <w:r w:rsidRPr="009B53F4">
        <w:rPr>
          <w:rFonts w:ascii="Arial" w:eastAsia="Times New Roman" w:hAnsi="Arial" w:cs="Arial"/>
          <w:kern w:val="0"/>
          <w:sz w:val="24"/>
          <w:szCs w:val="24"/>
          <w14:ligatures w14:val="none"/>
        </w:rPr>
        <w:t xml:space="preserve"> the closest competitor, excelling in</w:t>
      </w:r>
      <w:r w:rsidR="00431C7E" w:rsidRPr="009B53F4">
        <w:rPr>
          <w:rFonts w:ascii="Arial" w:eastAsia="Times New Roman" w:hAnsi="Arial" w:cs="Arial"/>
          <w:kern w:val="0"/>
          <w:sz w:val="24"/>
          <w:szCs w:val="24"/>
          <w14:ligatures w14:val="none"/>
        </w:rPr>
        <w:t xml:space="preserve"> both</w:t>
      </w:r>
      <w:r w:rsidRPr="009B53F4">
        <w:rPr>
          <w:rFonts w:ascii="Arial" w:eastAsia="Times New Roman" w:hAnsi="Arial" w:cs="Arial"/>
          <w:kern w:val="0"/>
          <w:sz w:val="24"/>
          <w:szCs w:val="24"/>
          <w14:ligatures w14:val="none"/>
        </w:rPr>
        <w:t xml:space="preserve"> menu innovation and wine offerings</w:t>
      </w:r>
      <w:r w:rsidR="00431C7E" w:rsidRPr="009B53F4">
        <w:rPr>
          <w:rFonts w:ascii="Arial" w:eastAsia="Times New Roman" w:hAnsi="Arial" w:cs="Arial"/>
          <w:kern w:val="0"/>
          <w:sz w:val="24"/>
          <w:szCs w:val="24"/>
          <w14:ligatures w14:val="none"/>
        </w:rPr>
        <w:t xml:space="preserve">. </w:t>
      </w:r>
      <w:r w:rsidRPr="009B53F4">
        <w:rPr>
          <w:rFonts w:ascii="Arial" w:eastAsia="Times New Roman" w:hAnsi="Arial" w:cs="Arial"/>
          <w:kern w:val="0"/>
          <w:sz w:val="24"/>
          <w:szCs w:val="24"/>
          <w14:ligatures w14:val="none"/>
        </w:rPr>
        <w:t>Ruth’s Chris and The Capital Grille</w:t>
      </w:r>
      <w:r w:rsidR="00431C7E" w:rsidRPr="009B53F4">
        <w:rPr>
          <w:rFonts w:ascii="Arial" w:eastAsia="Times New Roman" w:hAnsi="Arial" w:cs="Arial"/>
          <w:kern w:val="0"/>
          <w:sz w:val="24"/>
          <w:szCs w:val="24"/>
          <w14:ligatures w14:val="none"/>
        </w:rPr>
        <w:t>, owned by</w:t>
      </w:r>
      <w:r w:rsidR="001E5144" w:rsidRPr="009B53F4">
        <w:rPr>
          <w:rFonts w:ascii="Arial" w:eastAsia="Times New Roman" w:hAnsi="Arial" w:cs="Arial"/>
          <w:kern w:val="0"/>
          <w:sz w:val="24"/>
          <w:szCs w:val="24"/>
          <w14:ligatures w14:val="none"/>
        </w:rPr>
        <w:t xml:space="preserve"> the Darden </w:t>
      </w:r>
      <w:r w:rsidR="009B53F4" w:rsidRPr="009B53F4">
        <w:rPr>
          <w:rFonts w:ascii="Arial" w:eastAsia="Times New Roman" w:hAnsi="Arial" w:cs="Arial"/>
          <w:kern w:val="0"/>
          <w:sz w:val="24"/>
          <w:szCs w:val="24"/>
          <w14:ligatures w14:val="none"/>
        </w:rPr>
        <w:t>Restaurants</w:t>
      </w:r>
      <w:r w:rsidR="001E5144" w:rsidRPr="009B53F4">
        <w:rPr>
          <w:rFonts w:ascii="Arial" w:eastAsia="Times New Roman" w:hAnsi="Arial" w:cs="Arial"/>
          <w:kern w:val="0"/>
          <w:sz w:val="24"/>
          <w:szCs w:val="24"/>
          <w14:ligatures w14:val="none"/>
        </w:rPr>
        <w:t xml:space="preserve"> group,</w:t>
      </w:r>
      <w:r w:rsidRPr="009B53F4">
        <w:rPr>
          <w:rFonts w:ascii="Arial" w:eastAsia="Times New Roman" w:hAnsi="Arial" w:cs="Arial"/>
          <w:kern w:val="0"/>
          <w:sz w:val="24"/>
          <w:szCs w:val="24"/>
          <w14:ligatures w14:val="none"/>
        </w:rPr>
        <w:t xml:space="preserve"> lead in steak variety. </w:t>
      </w:r>
    </w:p>
    <w:p w14:paraId="0840C8DB" w14:textId="54C06A3D" w:rsidR="005A7160" w:rsidRDefault="005A7160" w:rsidP="15CC4AF0">
      <w:pPr>
        <w:spacing w:after="0" w:line="240" w:lineRule="auto"/>
        <w:rPr>
          <w:rFonts w:ascii="Arial" w:eastAsia="Times New Roman" w:hAnsi="Arial" w:cs="Arial"/>
          <w:sz w:val="24"/>
          <w:szCs w:val="24"/>
        </w:rPr>
      </w:pPr>
    </w:p>
    <w:p w14:paraId="64408789" w14:textId="7567FE7A" w:rsidR="005A7160" w:rsidRDefault="00D86C91" w:rsidP="15CC4AF0">
      <w:pPr>
        <w:spacing w:after="0" w:line="240" w:lineRule="auto"/>
        <w:rPr>
          <w:rFonts w:ascii="Arial" w:eastAsia="Times New Roman" w:hAnsi="Arial" w:cs="Arial"/>
          <w:kern w:val="0"/>
          <w:sz w:val="24"/>
          <w:szCs w:val="24"/>
          <w14:ligatures w14:val="none"/>
        </w:rPr>
      </w:pPr>
      <w:r w:rsidRPr="009B53F4">
        <w:rPr>
          <w:rFonts w:ascii="Arial" w:eastAsia="Times New Roman" w:hAnsi="Arial" w:cs="Arial"/>
          <w:kern w:val="0"/>
          <w:sz w:val="24"/>
          <w:szCs w:val="24"/>
          <w14:ligatures w14:val="none"/>
        </w:rPr>
        <w:t xml:space="preserve">Based on the data collected, </w:t>
      </w:r>
      <w:r w:rsidR="00D65C40" w:rsidRPr="009B53F4">
        <w:rPr>
          <w:rFonts w:ascii="Arial" w:eastAsia="Times New Roman" w:hAnsi="Arial" w:cs="Arial"/>
          <w:kern w:val="0"/>
          <w:sz w:val="24"/>
          <w:szCs w:val="24"/>
          <w14:ligatures w14:val="none"/>
        </w:rPr>
        <w:t>it is recommended that Fleming’s needs to</w:t>
      </w:r>
      <w:r w:rsidR="00144BF0" w:rsidRPr="009B53F4">
        <w:rPr>
          <w:rFonts w:ascii="Arial" w:eastAsia="Times New Roman" w:hAnsi="Arial" w:cs="Arial"/>
          <w:kern w:val="0"/>
          <w:sz w:val="24"/>
          <w:szCs w:val="24"/>
          <w14:ligatures w14:val="none"/>
        </w:rPr>
        <w:t xml:space="preserve"> improv</w:t>
      </w:r>
      <w:r w:rsidR="00D65C40" w:rsidRPr="009B53F4">
        <w:rPr>
          <w:rFonts w:ascii="Arial" w:eastAsia="Times New Roman" w:hAnsi="Arial" w:cs="Arial"/>
          <w:kern w:val="0"/>
          <w:sz w:val="24"/>
          <w:szCs w:val="24"/>
          <w14:ligatures w14:val="none"/>
        </w:rPr>
        <w:t>e</w:t>
      </w:r>
      <w:r w:rsidR="00144BF0" w:rsidRPr="009B53F4">
        <w:rPr>
          <w:rFonts w:ascii="Arial" w:eastAsia="Times New Roman" w:hAnsi="Arial" w:cs="Arial"/>
          <w:kern w:val="0"/>
          <w:sz w:val="24"/>
          <w:szCs w:val="24"/>
          <w14:ligatures w14:val="none"/>
        </w:rPr>
        <w:t xml:space="preserve"> service through</w:t>
      </w:r>
      <w:r w:rsidR="00D54C0D" w:rsidRPr="009B53F4">
        <w:rPr>
          <w:rFonts w:ascii="Arial" w:eastAsia="Times New Roman" w:hAnsi="Arial" w:cs="Arial"/>
          <w:kern w:val="0"/>
          <w:sz w:val="24"/>
          <w:szCs w:val="24"/>
          <w14:ligatures w14:val="none"/>
        </w:rPr>
        <w:t xml:space="preserve"> consistent</w:t>
      </w:r>
      <w:r w:rsidR="00144BF0" w:rsidRPr="009B53F4">
        <w:rPr>
          <w:rFonts w:ascii="Arial" w:eastAsia="Times New Roman" w:hAnsi="Arial" w:cs="Arial"/>
          <w:kern w:val="0"/>
          <w:sz w:val="24"/>
          <w:szCs w:val="24"/>
          <w14:ligatures w14:val="none"/>
        </w:rPr>
        <w:t xml:space="preserve"> staff training,</w:t>
      </w:r>
      <w:r w:rsidR="00D54C0D" w:rsidRPr="009B53F4">
        <w:rPr>
          <w:rFonts w:ascii="Arial" w:eastAsia="Times New Roman" w:hAnsi="Arial" w:cs="Arial"/>
          <w:kern w:val="0"/>
          <w:sz w:val="24"/>
          <w:szCs w:val="24"/>
          <w14:ligatures w14:val="none"/>
        </w:rPr>
        <w:t xml:space="preserve"> f</w:t>
      </w:r>
      <w:r w:rsidR="00144BF0" w:rsidRPr="009B53F4">
        <w:rPr>
          <w:rFonts w:ascii="Arial" w:eastAsia="Times New Roman" w:hAnsi="Arial" w:cs="Arial"/>
          <w:kern w:val="0"/>
          <w:sz w:val="24"/>
          <w:szCs w:val="24"/>
          <w14:ligatures w14:val="none"/>
        </w:rPr>
        <w:t>eedba</w:t>
      </w:r>
      <w:r w:rsidR="00D54C0D" w:rsidRPr="009B53F4">
        <w:rPr>
          <w:rFonts w:ascii="Arial" w:eastAsia="Times New Roman" w:hAnsi="Arial" w:cs="Arial"/>
          <w:kern w:val="0"/>
          <w:sz w:val="24"/>
          <w:szCs w:val="24"/>
          <w14:ligatures w14:val="none"/>
        </w:rPr>
        <w:t xml:space="preserve">ck </w:t>
      </w:r>
      <w:r w:rsidR="00C04190" w:rsidRPr="009B53F4">
        <w:rPr>
          <w:rFonts w:ascii="Arial" w:eastAsia="Times New Roman" w:hAnsi="Arial" w:cs="Arial"/>
          <w:kern w:val="0"/>
          <w:sz w:val="24"/>
          <w:szCs w:val="24"/>
          <w14:ligatures w14:val="none"/>
        </w:rPr>
        <w:t>forms</w:t>
      </w:r>
      <w:r w:rsidR="009B53F4" w:rsidRPr="009B53F4">
        <w:rPr>
          <w:rFonts w:ascii="Arial" w:eastAsia="Times New Roman" w:hAnsi="Arial" w:cs="Arial"/>
          <w:kern w:val="0"/>
          <w:sz w:val="24"/>
          <w:szCs w:val="24"/>
          <w14:ligatures w14:val="none"/>
        </w:rPr>
        <w:t>,</w:t>
      </w:r>
      <w:r w:rsidR="007955BA" w:rsidRPr="009B53F4">
        <w:rPr>
          <w:rFonts w:ascii="Arial" w:eastAsia="Times New Roman" w:hAnsi="Arial" w:cs="Arial"/>
          <w:kern w:val="0"/>
          <w:sz w:val="24"/>
          <w:szCs w:val="24"/>
          <w14:ligatures w14:val="none"/>
        </w:rPr>
        <w:t xml:space="preserve"> </w:t>
      </w:r>
      <w:r w:rsidR="00144BF0" w:rsidRPr="009B53F4">
        <w:rPr>
          <w:rFonts w:ascii="Arial" w:eastAsia="Times New Roman" w:hAnsi="Arial" w:cs="Arial"/>
          <w:kern w:val="0"/>
          <w:sz w:val="24"/>
          <w:szCs w:val="24"/>
          <w14:ligatures w14:val="none"/>
        </w:rPr>
        <w:t>and incentive programs, enhancing menu variety with rare steak cuts and innovative seasonal offerings, and promoting a luxurious atmosphere through targeted marketing</w:t>
      </w:r>
      <w:r w:rsidR="007955BA" w:rsidRPr="009B53F4">
        <w:rPr>
          <w:rFonts w:ascii="Arial" w:eastAsia="Times New Roman" w:hAnsi="Arial" w:cs="Arial"/>
          <w:kern w:val="0"/>
          <w:sz w:val="24"/>
          <w:szCs w:val="24"/>
          <w14:ligatures w14:val="none"/>
        </w:rPr>
        <w:t xml:space="preserve"> campaigns (email</w:t>
      </w:r>
      <w:r w:rsidR="00883BB0" w:rsidRPr="009B53F4">
        <w:rPr>
          <w:rFonts w:ascii="Arial" w:eastAsia="Times New Roman" w:hAnsi="Arial" w:cs="Arial"/>
          <w:kern w:val="0"/>
          <w:sz w:val="24"/>
          <w:szCs w:val="24"/>
          <w14:ligatures w14:val="none"/>
        </w:rPr>
        <w:t>, social media, DOOH, paid media,</w:t>
      </w:r>
      <w:r w:rsidR="00CB633C" w:rsidRPr="009B53F4">
        <w:rPr>
          <w:rFonts w:ascii="Arial" w:eastAsia="Times New Roman" w:hAnsi="Arial" w:cs="Arial"/>
          <w:kern w:val="0"/>
          <w:sz w:val="24"/>
          <w:szCs w:val="24"/>
          <w14:ligatures w14:val="none"/>
        </w:rPr>
        <w:t xml:space="preserve"> display ads</w:t>
      </w:r>
      <w:r w:rsidR="009B53F4" w:rsidRPr="009B53F4">
        <w:rPr>
          <w:rFonts w:ascii="Arial" w:eastAsia="Times New Roman" w:hAnsi="Arial" w:cs="Arial"/>
          <w:kern w:val="0"/>
          <w:sz w:val="24"/>
          <w:szCs w:val="24"/>
          <w14:ligatures w14:val="none"/>
        </w:rPr>
        <w:t>).</w:t>
      </w:r>
      <w:r w:rsidR="00144BF0" w:rsidRPr="009B53F4">
        <w:rPr>
          <w:rFonts w:ascii="Arial" w:eastAsia="Times New Roman" w:hAnsi="Arial" w:cs="Arial"/>
          <w:kern w:val="0"/>
          <w:sz w:val="24"/>
          <w:szCs w:val="24"/>
          <w14:ligatures w14:val="none"/>
        </w:rPr>
        <w:t xml:space="preserve"> </w:t>
      </w:r>
      <w:r w:rsidR="00CB633C" w:rsidRPr="009B53F4">
        <w:rPr>
          <w:rFonts w:ascii="Arial" w:eastAsia="Times New Roman" w:hAnsi="Arial" w:cs="Arial"/>
          <w:kern w:val="0"/>
          <w:sz w:val="24"/>
          <w:szCs w:val="24"/>
          <w14:ligatures w14:val="none"/>
        </w:rPr>
        <w:t>Encouraging</w:t>
      </w:r>
      <w:r w:rsidR="00144BF0" w:rsidRPr="009B53F4">
        <w:rPr>
          <w:rFonts w:ascii="Arial" w:eastAsia="Times New Roman" w:hAnsi="Arial" w:cs="Arial"/>
          <w:kern w:val="0"/>
          <w:sz w:val="24"/>
          <w:szCs w:val="24"/>
          <w14:ligatures w14:val="none"/>
        </w:rPr>
        <w:t xml:space="preserve"> </w:t>
      </w:r>
      <w:r w:rsidR="009B53F4" w:rsidRPr="009B53F4">
        <w:rPr>
          <w:rFonts w:ascii="Arial" w:eastAsia="Times New Roman" w:hAnsi="Arial" w:cs="Arial"/>
          <w:kern w:val="0"/>
          <w:sz w:val="24"/>
          <w:szCs w:val="24"/>
          <w14:ligatures w14:val="none"/>
        </w:rPr>
        <w:t>customers</w:t>
      </w:r>
      <w:r w:rsidR="00144BF0" w:rsidRPr="009B53F4">
        <w:rPr>
          <w:rFonts w:ascii="Arial" w:eastAsia="Times New Roman" w:hAnsi="Arial" w:cs="Arial"/>
          <w:kern w:val="0"/>
          <w:sz w:val="24"/>
          <w:szCs w:val="24"/>
          <w14:ligatures w14:val="none"/>
        </w:rPr>
        <w:t xml:space="preserve"> </w:t>
      </w:r>
      <w:r w:rsidR="00CB633C" w:rsidRPr="009B53F4">
        <w:rPr>
          <w:rFonts w:ascii="Arial" w:eastAsia="Times New Roman" w:hAnsi="Arial" w:cs="Arial"/>
          <w:kern w:val="0"/>
          <w:sz w:val="24"/>
          <w:szCs w:val="24"/>
          <w14:ligatures w14:val="none"/>
        </w:rPr>
        <w:t xml:space="preserve">to leave </w:t>
      </w:r>
      <w:r w:rsidR="00144BF0" w:rsidRPr="009B53F4">
        <w:rPr>
          <w:rFonts w:ascii="Arial" w:eastAsia="Times New Roman" w:hAnsi="Arial" w:cs="Arial"/>
          <w:kern w:val="0"/>
          <w:sz w:val="24"/>
          <w:szCs w:val="24"/>
          <w14:ligatures w14:val="none"/>
        </w:rPr>
        <w:t xml:space="preserve">reviews, leveraging emotional insights in </w:t>
      </w:r>
      <w:r w:rsidR="00CB633C" w:rsidRPr="009B53F4">
        <w:rPr>
          <w:rFonts w:ascii="Arial" w:eastAsia="Times New Roman" w:hAnsi="Arial" w:cs="Arial"/>
          <w:kern w:val="0"/>
          <w:sz w:val="24"/>
          <w:szCs w:val="24"/>
          <w14:ligatures w14:val="none"/>
        </w:rPr>
        <w:t xml:space="preserve">marketing </w:t>
      </w:r>
      <w:r w:rsidR="00144BF0" w:rsidRPr="009B53F4">
        <w:rPr>
          <w:rFonts w:ascii="Arial" w:eastAsia="Times New Roman" w:hAnsi="Arial" w:cs="Arial"/>
          <w:kern w:val="0"/>
          <w:sz w:val="24"/>
          <w:szCs w:val="24"/>
          <w14:ligatures w14:val="none"/>
        </w:rPr>
        <w:t xml:space="preserve">messaging, and addressing service-related complaints can enhance </w:t>
      </w:r>
      <w:r w:rsidR="00CB633C" w:rsidRPr="009B53F4">
        <w:rPr>
          <w:rFonts w:ascii="Arial" w:eastAsia="Times New Roman" w:hAnsi="Arial" w:cs="Arial"/>
          <w:kern w:val="0"/>
          <w:sz w:val="24"/>
          <w:szCs w:val="24"/>
          <w14:ligatures w14:val="none"/>
        </w:rPr>
        <w:t xml:space="preserve">the </w:t>
      </w:r>
      <w:r w:rsidR="00144BF0" w:rsidRPr="009B53F4">
        <w:rPr>
          <w:rFonts w:ascii="Arial" w:eastAsia="Times New Roman" w:hAnsi="Arial" w:cs="Arial"/>
          <w:kern w:val="0"/>
          <w:sz w:val="24"/>
          <w:szCs w:val="24"/>
          <w14:ligatures w14:val="none"/>
        </w:rPr>
        <w:t>brand</w:t>
      </w:r>
      <w:r w:rsidR="00CB633C" w:rsidRPr="009B53F4">
        <w:rPr>
          <w:rFonts w:ascii="Arial" w:eastAsia="Times New Roman" w:hAnsi="Arial" w:cs="Arial"/>
          <w:kern w:val="0"/>
          <w:sz w:val="24"/>
          <w:szCs w:val="24"/>
          <w14:ligatures w14:val="none"/>
        </w:rPr>
        <w:t>’s</w:t>
      </w:r>
      <w:r w:rsidR="00144BF0" w:rsidRPr="009B53F4">
        <w:rPr>
          <w:rFonts w:ascii="Arial" w:eastAsia="Times New Roman" w:hAnsi="Arial" w:cs="Arial"/>
          <w:kern w:val="0"/>
          <w:sz w:val="24"/>
          <w:szCs w:val="24"/>
          <w14:ligatures w14:val="none"/>
        </w:rPr>
        <w:t xml:space="preserve"> perception. Ultimately, these strategies </w:t>
      </w:r>
      <w:r w:rsidR="006B5A9F" w:rsidRPr="009B53F4">
        <w:rPr>
          <w:rFonts w:ascii="Arial" w:eastAsia="Times New Roman" w:hAnsi="Arial" w:cs="Arial"/>
          <w:kern w:val="0"/>
          <w:sz w:val="24"/>
          <w:szCs w:val="24"/>
          <w14:ligatures w14:val="none"/>
        </w:rPr>
        <w:t>will</w:t>
      </w:r>
      <w:r w:rsidR="00144BF0" w:rsidRPr="009B53F4">
        <w:rPr>
          <w:rFonts w:ascii="Arial" w:eastAsia="Times New Roman" w:hAnsi="Arial" w:cs="Arial"/>
          <w:kern w:val="0"/>
          <w:sz w:val="24"/>
          <w:szCs w:val="24"/>
          <w14:ligatures w14:val="none"/>
        </w:rPr>
        <w:t xml:space="preserve"> strengthen Fleming’s positioning as </w:t>
      </w:r>
      <w:r w:rsidR="006B5A9F" w:rsidRPr="009B53F4">
        <w:rPr>
          <w:rFonts w:ascii="Arial" w:eastAsia="Times New Roman" w:hAnsi="Arial" w:cs="Arial"/>
          <w:kern w:val="0"/>
          <w:sz w:val="24"/>
          <w:szCs w:val="24"/>
          <w14:ligatures w14:val="none"/>
        </w:rPr>
        <w:t xml:space="preserve">the </w:t>
      </w:r>
      <w:r w:rsidR="00144BF0" w:rsidRPr="009B53F4">
        <w:rPr>
          <w:rFonts w:ascii="Arial" w:eastAsia="Times New Roman" w:hAnsi="Arial" w:cs="Arial"/>
          <w:kern w:val="0"/>
          <w:sz w:val="24"/>
          <w:szCs w:val="24"/>
          <w14:ligatures w14:val="none"/>
        </w:rPr>
        <w:t>premier fine-dining steakhouse</w:t>
      </w:r>
      <w:r w:rsidR="006B5A9F" w:rsidRPr="009B53F4">
        <w:rPr>
          <w:rFonts w:ascii="Arial" w:eastAsia="Times New Roman" w:hAnsi="Arial" w:cs="Arial"/>
          <w:kern w:val="0"/>
          <w:sz w:val="24"/>
          <w:szCs w:val="24"/>
          <w14:ligatures w14:val="none"/>
        </w:rPr>
        <w:t>,</w:t>
      </w:r>
      <w:r w:rsidR="00144BF0" w:rsidRPr="009B53F4">
        <w:rPr>
          <w:rFonts w:ascii="Arial" w:eastAsia="Times New Roman" w:hAnsi="Arial" w:cs="Arial"/>
          <w:kern w:val="0"/>
          <w:sz w:val="24"/>
          <w:szCs w:val="24"/>
          <w14:ligatures w14:val="none"/>
        </w:rPr>
        <w:t xml:space="preserve"> appeal</w:t>
      </w:r>
      <w:r w:rsidR="006B5A9F" w:rsidRPr="009B53F4">
        <w:rPr>
          <w:rFonts w:ascii="Arial" w:eastAsia="Times New Roman" w:hAnsi="Arial" w:cs="Arial"/>
          <w:kern w:val="0"/>
          <w:sz w:val="24"/>
          <w:szCs w:val="24"/>
          <w14:ligatures w14:val="none"/>
        </w:rPr>
        <w:t>ing</w:t>
      </w:r>
      <w:r w:rsidR="00144BF0" w:rsidRPr="009B53F4">
        <w:rPr>
          <w:rFonts w:ascii="Arial" w:eastAsia="Times New Roman" w:hAnsi="Arial" w:cs="Arial"/>
          <w:kern w:val="0"/>
          <w:sz w:val="24"/>
          <w:szCs w:val="24"/>
          <w14:ligatures w14:val="none"/>
        </w:rPr>
        <w:t xml:space="preserve"> to </w:t>
      </w:r>
      <w:r w:rsidR="006B5A9F" w:rsidRPr="009B53F4">
        <w:rPr>
          <w:rFonts w:ascii="Arial" w:eastAsia="Times New Roman" w:hAnsi="Arial" w:cs="Arial"/>
          <w:kern w:val="0"/>
          <w:sz w:val="24"/>
          <w:szCs w:val="24"/>
          <w14:ligatures w14:val="none"/>
        </w:rPr>
        <w:t>a</w:t>
      </w:r>
      <w:r w:rsidR="00144BF0" w:rsidRPr="009B53F4">
        <w:rPr>
          <w:rFonts w:ascii="Arial" w:eastAsia="Times New Roman" w:hAnsi="Arial" w:cs="Arial"/>
          <w:kern w:val="0"/>
          <w:sz w:val="24"/>
          <w:szCs w:val="24"/>
          <w14:ligatures w14:val="none"/>
        </w:rPr>
        <w:t xml:space="preserve"> diverse customer bas</w:t>
      </w:r>
      <w:r w:rsidR="006B5A9F" w:rsidRPr="009B53F4">
        <w:rPr>
          <w:rFonts w:ascii="Arial" w:eastAsia="Times New Roman" w:hAnsi="Arial" w:cs="Arial"/>
          <w:kern w:val="0"/>
          <w:sz w:val="24"/>
          <w:szCs w:val="24"/>
          <w14:ligatures w14:val="none"/>
        </w:rPr>
        <w:t xml:space="preserve">e that </w:t>
      </w:r>
      <w:r w:rsidR="002D1D96" w:rsidRPr="009B53F4">
        <w:rPr>
          <w:rFonts w:ascii="Arial" w:eastAsia="Times New Roman" w:hAnsi="Arial" w:cs="Arial"/>
          <w:kern w:val="0"/>
          <w:sz w:val="24"/>
          <w:szCs w:val="24"/>
          <w14:ligatures w14:val="none"/>
        </w:rPr>
        <w:t>will dine repeatedly and remain loyal to</w:t>
      </w:r>
      <w:r w:rsidR="00C3051D" w:rsidRPr="009B53F4">
        <w:rPr>
          <w:rFonts w:ascii="Arial" w:eastAsia="Times New Roman" w:hAnsi="Arial" w:cs="Arial"/>
          <w:kern w:val="0"/>
          <w:sz w:val="24"/>
          <w:szCs w:val="24"/>
          <w14:ligatures w14:val="none"/>
        </w:rPr>
        <w:t xml:space="preserve"> Fleming’s Prime Steakhouse and Wine Bar throughout the y</w:t>
      </w:r>
      <w:r w:rsidR="00184833" w:rsidRPr="009B53F4">
        <w:rPr>
          <w:rFonts w:ascii="Arial" w:eastAsia="Times New Roman" w:hAnsi="Arial" w:cs="Arial"/>
          <w:kern w:val="0"/>
          <w:sz w:val="24"/>
          <w:szCs w:val="24"/>
          <w14:ligatures w14:val="none"/>
        </w:rPr>
        <w:t>ears</w:t>
      </w:r>
      <w:r w:rsidR="002D1D96" w:rsidRPr="009B53F4">
        <w:rPr>
          <w:rFonts w:ascii="Arial" w:eastAsia="Times New Roman" w:hAnsi="Arial" w:cs="Arial"/>
          <w:kern w:val="0"/>
          <w:sz w:val="24"/>
          <w:szCs w:val="24"/>
          <w14:ligatures w14:val="none"/>
        </w:rPr>
        <w:t>.</w:t>
      </w:r>
    </w:p>
    <w:p w14:paraId="19024C41" w14:textId="77777777" w:rsidR="009B53F4" w:rsidRPr="00F01513" w:rsidRDefault="009B53F4" w:rsidP="005A7160">
      <w:pPr>
        <w:spacing w:after="0"/>
        <w:rPr>
          <w:rFonts w:ascii="Arial" w:hAnsi="Arial" w:cs="Arial"/>
        </w:rPr>
      </w:pPr>
    </w:p>
    <w:p w14:paraId="201B7909" w14:textId="77777777" w:rsidR="002D1D96" w:rsidRDefault="002D1D96" w:rsidP="003F2AE1">
      <w:pPr>
        <w:spacing w:after="0"/>
        <w:rPr>
          <w:rFonts w:ascii="Arial" w:hAnsi="Arial" w:cs="Arial"/>
          <w:sz w:val="24"/>
          <w:szCs w:val="24"/>
        </w:rPr>
      </w:pPr>
    </w:p>
    <w:p w14:paraId="49AAF14B" w14:textId="77777777" w:rsidR="002D1D96" w:rsidRDefault="002D1D96" w:rsidP="003F2AE1">
      <w:pPr>
        <w:spacing w:after="0"/>
        <w:rPr>
          <w:rFonts w:ascii="Arial" w:hAnsi="Arial" w:cs="Arial"/>
          <w:sz w:val="24"/>
          <w:szCs w:val="24"/>
        </w:rPr>
      </w:pPr>
    </w:p>
    <w:p w14:paraId="5E7EA743" w14:textId="77777777" w:rsidR="002D1D96" w:rsidRDefault="002D1D96" w:rsidP="003F2AE1">
      <w:pPr>
        <w:spacing w:after="0"/>
        <w:rPr>
          <w:rFonts w:ascii="Arial" w:hAnsi="Arial" w:cs="Arial"/>
          <w:sz w:val="24"/>
          <w:szCs w:val="24"/>
        </w:rPr>
      </w:pPr>
    </w:p>
    <w:p w14:paraId="243DC043" w14:textId="0735EC7C" w:rsidR="007A662E" w:rsidRDefault="00F559D2" w:rsidP="00F559D2">
      <w:pPr>
        <w:spacing w:after="0"/>
        <w:jc w:val="center"/>
        <w:rPr>
          <w:rFonts w:ascii="Arial" w:hAnsi="Arial" w:cs="Arial"/>
          <w:sz w:val="24"/>
          <w:szCs w:val="24"/>
        </w:rPr>
      </w:pPr>
      <w:r>
        <w:rPr>
          <w:rFonts w:ascii="Arial" w:hAnsi="Arial" w:cs="Arial"/>
          <w:sz w:val="24"/>
          <w:szCs w:val="24"/>
        </w:rPr>
        <w:lastRenderedPageBreak/>
        <w:t>Appendix</w:t>
      </w:r>
    </w:p>
    <w:p w14:paraId="24B25205" w14:textId="77777777" w:rsidR="00F559D2" w:rsidRDefault="00F559D2" w:rsidP="00F559D2">
      <w:pPr>
        <w:spacing w:after="0"/>
        <w:rPr>
          <w:rFonts w:ascii="Arial" w:hAnsi="Arial" w:cs="Arial"/>
          <w:sz w:val="24"/>
          <w:szCs w:val="24"/>
        </w:rPr>
      </w:pPr>
    </w:p>
    <w:p w14:paraId="1650AD1D" w14:textId="7E93014A" w:rsidR="00F559D2" w:rsidRDefault="00F559D2" w:rsidP="00F559D2">
      <w:pPr>
        <w:spacing w:after="0"/>
        <w:rPr>
          <w:rFonts w:ascii="Arial" w:hAnsi="Arial" w:cs="Arial"/>
          <w:sz w:val="24"/>
          <w:szCs w:val="24"/>
        </w:rPr>
      </w:pPr>
      <w:r>
        <w:rPr>
          <w:rFonts w:ascii="Arial" w:hAnsi="Arial" w:cs="Arial"/>
          <w:sz w:val="24"/>
          <w:szCs w:val="24"/>
        </w:rPr>
        <w:t xml:space="preserve">Appendix 1: Survey Questions </w:t>
      </w:r>
    </w:p>
    <w:p w14:paraId="5533F820" w14:textId="77777777" w:rsidR="004F0A4C" w:rsidRPr="00ED7C2B" w:rsidRDefault="004F0A4C" w:rsidP="003F2AE1">
      <w:pPr>
        <w:spacing w:after="0"/>
        <w:rPr>
          <w:rFonts w:ascii="Arial" w:hAnsi="Arial" w:cs="Arial"/>
          <w:sz w:val="24"/>
          <w:szCs w:val="24"/>
        </w:rPr>
      </w:pPr>
    </w:p>
    <w:p w14:paraId="23EBA3EA" w14:textId="1181AC8C" w:rsidR="6809B2AA" w:rsidRPr="00742B41" w:rsidRDefault="6809B2AA" w:rsidP="6809B2AA">
      <w:pPr>
        <w:pStyle w:val="ListParagraph"/>
        <w:numPr>
          <w:ilvl w:val="0"/>
          <w:numId w:val="24"/>
        </w:numPr>
        <w:spacing w:after="0"/>
        <w:rPr>
          <w:rFonts w:ascii="Arial" w:hAnsi="Arial" w:cs="Arial"/>
          <w:sz w:val="24"/>
          <w:szCs w:val="24"/>
        </w:rPr>
      </w:pPr>
      <w:r w:rsidRPr="00ED7C2B">
        <w:rPr>
          <w:rFonts w:ascii="Arial" w:eastAsia="Arial" w:hAnsi="Arial" w:cs="Arial"/>
          <w:sz w:val="24"/>
          <w:szCs w:val="24"/>
        </w:rPr>
        <w:t xml:space="preserve">Which county do you </w:t>
      </w:r>
      <w:r w:rsidR="00B05D43" w:rsidRPr="00ED7C2B">
        <w:rPr>
          <w:rFonts w:ascii="Arial" w:eastAsia="Arial" w:hAnsi="Arial" w:cs="Arial"/>
          <w:sz w:val="24"/>
          <w:szCs w:val="24"/>
        </w:rPr>
        <w:t xml:space="preserve">currently </w:t>
      </w:r>
      <w:r w:rsidRPr="00ED7C2B">
        <w:rPr>
          <w:rFonts w:ascii="Arial" w:eastAsia="Arial" w:hAnsi="Arial" w:cs="Arial"/>
          <w:sz w:val="24"/>
          <w:szCs w:val="24"/>
        </w:rPr>
        <w:t>reside in?</w:t>
      </w:r>
    </w:p>
    <w:p w14:paraId="683AC237" w14:textId="1729BA83" w:rsidR="00742B41" w:rsidRPr="00742B41" w:rsidRDefault="00742B41" w:rsidP="00742B41">
      <w:pPr>
        <w:pStyle w:val="ListParagraph"/>
        <w:numPr>
          <w:ilvl w:val="1"/>
          <w:numId w:val="24"/>
        </w:numPr>
        <w:spacing w:after="0"/>
        <w:rPr>
          <w:rFonts w:ascii="Arial" w:hAnsi="Arial" w:cs="Arial"/>
          <w:sz w:val="24"/>
          <w:szCs w:val="24"/>
        </w:rPr>
      </w:pPr>
      <w:r>
        <w:rPr>
          <w:rFonts w:ascii="Arial" w:eastAsia="Arial" w:hAnsi="Arial" w:cs="Arial"/>
          <w:sz w:val="24"/>
          <w:szCs w:val="24"/>
        </w:rPr>
        <w:t>Hillsborough</w:t>
      </w:r>
    </w:p>
    <w:p w14:paraId="08FF6C24" w14:textId="7B41D728" w:rsidR="00742B41" w:rsidRPr="00B9739E" w:rsidRDefault="00B9739E" w:rsidP="00742B41">
      <w:pPr>
        <w:pStyle w:val="ListParagraph"/>
        <w:numPr>
          <w:ilvl w:val="1"/>
          <w:numId w:val="24"/>
        </w:numPr>
        <w:spacing w:after="0"/>
        <w:rPr>
          <w:rFonts w:ascii="Arial" w:hAnsi="Arial" w:cs="Arial"/>
          <w:sz w:val="24"/>
          <w:szCs w:val="24"/>
        </w:rPr>
      </w:pPr>
      <w:r>
        <w:rPr>
          <w:rFonts w:ascii="Arial" w:eastAsia="Arial" w:hAnsi="Arial" w:cs="Arial"/>
          <w:sz w:val="24"/>
          <w:szCs w:val="24"/>
        </w:rPr>
        <w:t>Pasco</w:t>
      </w:r>
    </w:p>
    <w:p w14:paraId="0B337573" w14:textId="2AA8F484" w:rsidR="00B9739E" w:rsidRPr="00B44D06" w:rsidRDefault="00B44D06" w:rsidP="00742B41">
      <w:pPr>
        <w:pStyle w:val="ListParagraph"/>
        <w:numPr>
          <w:ilvl w:val="1"/>
          <w:numId w:val="24"/>
        </w:numPr>
        <w:spacing w:after="0"/>
        <w:rPr>
          <w:rFonts w:ascii="Arial" w:hAnsi="Arial" w:cs="Arial"/>
          <w:sz w:val="24"/>
          <w:szCs w:val="24"/>
        </w:rPr>
      </w:pPr>
      <w:r>
        <w:rPr>
          <w:rFonts w:ascii="Arial" w:eastAsia="Arial" w:hAnsi="Arial" w:cs="Arial"/>
          <w:sz w:val="24"/>
          <w:szCs w:val="24"/>
        </w:rPr>
        <w:t xml:space="preserve">Pinellas </w:t>
      </w:r>
    </w:p>
    <w:p w14:paraId="125BA994" w14:textId="4539C396" w:rsidR="00B44D06" w:rsidRPr="00B44D06" w:rsidRDefault="00B44D06" w:rsidP="00742B41">
      <w:pPr>
        <w:pStyle w:val="ListParagraph"/>
        <w:numPr>
          <w:ilvl w:val="1"/>
          <w:numId w:val="24"/>
        </w:numPr>
        <w:spacing w:after="0"/>
        <w:rPr>
          <w:rFonts w:ascii="Arial" w:hAnsi="Arial" w:cs="Arial"/>
          <w:sz w:val="24"/>
          <w:szCs w:val="24"/>
        </w:rPr>
      </w:pPr>
      <w:r>
        <w:rPr>
          <w:rFonts w:ascii="Arial" w:eastAsia="Arial" w:hAnsi="Arial" w:cs="Arial"/>
          <w:sz w:val="24"/>
          <w:szCs w:val="24"/>
        </w:rPr>
        <w:t>Polk</w:t>
      </w:r>
    </w:p>
    <w:p w14:paraId="3150B235" w14:textId="44F34DFC" w:rsidR="00B44D06" w:rsidRPr="00ED7C2B" w:rsidRDefault="00B44D06" w:rsidP="00742B41">
      <w:pPr>
        <w:pStyle w:val="ListParagraph"/>
        <w:numPr>
          <w:ilvl w:val="1"/>
          <w:numId w:val="24"/>
        </w:numPr>
        <w:spacing w:after="0"/>
        <w:rPr>
          <w:rFonts w:ascii="Arial" w:hAnsi="Arial" w:cs="Arial"/>
          <w:sz w:val="24"/>
          <w:szCs w:val="24"/>
        </w:rPr>
      </w:pPr>
      <w:r>
        <w:rPr>
          <w:rFonts w:ascii="Arial" w:eastAsia="Arial" w:hAnsi="Arial" w:cs="Arial"/>
          <w:sz w:val="24"/>
          <w:szCs w:val="24"/>
        </w:rPr>
        <w:t>Other</w:t>
      </w:r>
    </w:p>
    <w:p w14:paraId="73A1F75A" w14:textId="43681D49" w:rsidR="00A1063E" w:rsidRPr="00ED7C2B" w:rsidRDefault="00A1063E" w:rsidP="6809B2AA">
      <w:pPr>
        <w:pStyle w:val="ListParagraph"/>
        <w:numPr>
          <w:ilvl w:val="0"/>
          <w:numId w:val="24"/>
        </w:numPr>
        <w:spacing w:after="0"/>
        <w:rPr>
          <w:rFonts w:ascii="Arial" w:hAnsi="Arial" w:cs="Arial"/>
          <w:sz w:val="24"/>
          <w:szCs w:val="24"/>
        </w:rPr>
      </w:pPr>
      <w:r w:rsidRPr="00ED7C2B">
        <w:rPr>
          <w:rFonts w:ascii="Arial" w:hAnsi="Arial" w:cs="Arial"/>
          <w:color w:val="32363A"/>
          <w:sz w:val="24"/>
          <w:szCs w:val="24"/>
          <w:shd w:val="clear" w:color="auto" w:fill="FFFFFF"/>
        </w:rPr>
        <w:t>Rate how importance each of these attributes are to you when dining at a fine-dining steakhouse. (1 = Not important, 5 = Very important)</w:t>
      </w:r>
    </w:p>
    <w:p w14:paraId="579FAD2F" w14:textId="48F74FAE" w:rsidR="00A1063E" w:rsidRPr="00ED7C2B" w:rsidRDefault="009D1752" w:rsidP="009D1752">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Variety of steak cuts</w:t>
      </w:r>
    </w:p>
    <w:p w14:paraId="10931C61" w14:textId="26A5C246" w:rsidR="009D1752" w:rsidRPr="00ED7C2B" w:rsidRDefault="006C638B" w:rsidP="009D1752">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Dining atmosphere </w:t>
      </w:r>
      <w:r w:rsidR="004D2C82" w:rsidRPr="00ED7C2B">
        <w:rPr>
          <w:rFonts w:ascii="Arial" w:hAnsi="Arial" w:cs="Arial"/>
          <w:color w:val="32363A"/>
          <w:sz w:val="24"/>
          <w:szCs w:val="24"/>
          <w:shd w:val="clear" w:color="auto" w:fill="FFFFFF"/>
        </w:rPr>
        <w:t>&amp; décor</w:t>
      </w:r>
    </w:p>
    <w:p w14:paraId="5CFB36D8" w14:textId="253CD2F1" w:rsidR="004D2C82" w:rsidRPr="00ED7C2B" w:rsidRDefault="00295570" w:rsidP="009D1752">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Wine/cocktail list</w:t>
      </w:r>
    </w:p>
    <w:p w14:paraId="0E8916F9" w14:textId="195BDD90" w:rsidR="00295570" w:rsidRPr="00ED7C2B" w:rsidRDefault="00284E92" w:rsidP="009D1752">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Overall menu </w:t>
      </w:r>
      <w:r w:rsidR="00CB6089" w:rsidRPr="00ED7C2B">
        <w:rPr>
          <w:rFonts w:ascii="Arial" w:hAnsi="Arial" w:cs="Arial"/>
          <w:color w:val="32363A"/>
          <w:sz w:val="24"/>
          <w:szCs w:val="24"/>
          <w:shd w:val="clear" w:color="auto" w:fill="FFFFFF"/>
        </w:rPr>
        <w:t xml:space="preserve">variety </w:t>
      </w:r>
    </w:p>
    <w:p w14:paraId="2AD72E0A" w14:textId="34C67B09" w:rsidR="00CB6089" w:rsidRPr="00ED7C2B" w:rsidRDefault="004713E0" w:rsidP="009D1752">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Quality of service </w:t>
      </w:r>
    </w:p>
    <w:p w14:paraId="4912169A" w14:textId="665E35C1" w:rsidR="004713E0" w:rsidRPr="00ED7C2B" w:rsidRDefault="004713E0" w:rsidP="009D1752">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Price </w:t>
      </w:r>
    </w:p>
    <w:p w14:paraId="67988535" w14:textId="1D040D55" w:rsidR="00231546" w:rsidRPr="00ED7C2B" w:rsidRDefault="00231546" w:rsidP="004713E0">
      <w:pPr>
        <w:pStyle w:val="ListParagraph"/>
        <w:numPr>
          <w:ilvl w:val="0"/>
          <w:numId w:val="24"/>
        </w:numPr>
        <w:spacing w:after="0"/>
        <w:rPr>
          <w:rFonts w:ascii="Arial" w:hAnsi="Arial" w:cs="Arial"/>
          <w:sz w:val="24"/>
          <w:szCs w:val="24"/>
        </w:rPr>
      </w:pPr>
      <w:r w:rsidRPr="00ED7C2B">
        <w:rPr>
          <w:rFonts w:ascii="Arial" w:hAnsi="Arial" w:cs="Arial"/>
          <w:color w:val="32363A"/>
          <w:sz w:val="24"/>
          <w:szCs w:val="24"/>
          <w:shd w:val="clear" w:color="auto" w:fill="FFFFFF"/>
        </w:rPr>
        <w:t>Which fine-dining steakhouses have you dined at IN TAMPA within the past year, if any?</w:t>
      </w:r>
    </w:p>
    <w:p w14:paraId="04405CA0" w14:textId="456E9C89" w:rsidR="001D06A5" w:rsidRPr="00ED7C2B" w:rsidRDefault="00602F3F" w:rsidP="001D06A5">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Eddie V’s Prime Seafood </w:t>
      </w:r>
    </w:p>
    <w:p w14:paraId="7E132FCB" w14:textId="7C31C03B" w:rsidR="00602F3F" w:rsidRPr="00ED7C2B" w:rsidRDefault="00602F3F" w:rsidP="001D06A5">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Fleming’s Prime Steakhouse &amp; Wine Bar</w:t>
      </w:r>
    </w:p>
    <w:p w14:paraId="2F3289ED" w14:textId="283F7095" w:rsidR="00602F3F" w:rsidRPr="00ED7C2B" w:rsidRDefault="009E38F7" w:rsidP="001D06A5">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Ocean Prime</w:t>
      </w:r>
    </w:p>
    <w:p w14:paraId="2CBF2071" w14:textId="5F94B873" w:rsidR="009E38F7" w:rsidRPr="00ED7C2B" w:rsidRDefault="00002D89" w:rsidP="001D06A5">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Ruth’s Chris</w:t>
      </w:r>
    </w:p>
    <w:p w14:paraId="61E9E8DF" w14:textId="33B28E54" w:rsidR="001E641C" w:rsidRPr="00ED7C2B" w:rsidRDefault="0066114A" w:rsidP="001E641C">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The Capital Grille</w:t>
      </w:r>
    </w:p>
    <w:p w14:paraId="14D1D050" w14:textId="77777777" w:rsidR="001E641C" w:rsidRPr="00ED7C2B" w:rsidRDefault="001E641C" w:rsidP="001E641C">
      <w:pPr>
        <w:spacing w:after="0"/>
        <w:ind w:left="1080"/>
        <w:rPr>
          <w:rFonts w:ascii="Arial" w:hAnsi="Arial" w:cs="Arial"/>
          <w:sz w:val="24"/>
          <w:szCs w:val="24"/>
        </w:rPr>
      </w:pPr>
    </w:p>
    <w:p w14:paraId="6192CCFD" w14:textId="00DDE24D" w:rsidR="001E641C" w:rsidRPr="00ED7C2B" w:rsidRDefault="001E641C" w:rsidP="001E641C">
      <w:pPr>
        <w:spacing w:after="0"/>
        <w:rPr>
          <w:rFonts w:ascii="Arial" w:hAnsi="Arial" w:cs="Arial"/>
          <w:sz w:val="24"/>
          <w:szCs w:val="24"/>
        </w:rPr>
      </w:pPr>
      <w:r w:rsidRPr="00ED7C2B">
        <w:rPr>
          <w:rFonts w:ascii="Arial" w:hAnsi="Arial" w:cs="Arial"/>
          <w:sz w:val="24"/>
          <w:szCs w:val="24"/>
        </w:rPr>
        <w:t xml:space="preserve">Depending on what the </w:t>
      </w:r>
      <w:r w:rsidR="00A812C5" w:rsidRPr="00ED7C2B">
        <w:rPr>
          <w:rFonts w:ascii="Arial" w:hAnsi="Arial" w:cs="Arial"/>
          <w:sz w:val="24"/>
          <w:szCs w:val="24"/>
        </w:rPr>
        <w:t xml:space="preserve">respondent </w:t>
      </w:r>
      <w:r w:rsidR="00F45AA2" w:rsidRPr="00ED7C2B">
        <w:rPr>
          <w:rFonts w:ascii="Arial" w:hAnsi="Arial" w:cs="Arial"/>
          <w:sz w:val="24"/>
          <w:szCs w:val="24"/>
        </w:rPr>
        <w:t xml:space="preserve">selects in </w:t>
      </w:r>
      <w:r w:rsidR="00BC42BF" w:rsidRPr="00ED7C2B">
        <w:rPr>
          <w:rFonts w:ascii="Arial" w:hAnsi="Arial" w:cs="Arial"/>
          <w:sz w:val="24"/>
          <w:szCs w:val="24"/>
        </w:rPr>
        <w:t>Q</w:t>
      </w:r>
      <w:r w:rsidR="00F45AA2" w:rsidRPr="00ED7C2B">
        <w:rPr>
          <w:rFonts w:ascii="Arial" w:hAnsi="Arial" w:cs="Arial"/>
          <w:sz w:val="24"/>
          <w:szCs w:val="24"/>
        </w:rPr>
        <w:t xml:space="preserve">uestion 3, they will receive the </w:t>
      </w:r>
      <w:r w:rsidR="00C83E27" w:rsidRPr="00ED7C2B">
        <w:rPr>
          <w:rFonts w:ascii="Arial" w:hAnsi="Arial" w:cs="Arial"/>
          <w:sz w:val="24"/>
          <w:szCs w:val="24"/>
        </w:rPr>
        <w:t xml:space="preserve">following questions for each restaurant they select. </w:t>
      </w:r>
    </w:p>
    <w:p w14:paraId="3AA1DC46" w14:textId="77777777" w:rsidR="001E641C" w:rsidRPr="00ED7C2B" w:rsidRDefault="001E641C" w:rsidP="001E641C">
      <w:pPr>
        <w:spacing w:after="0"/>
        <w:rPr>
          <w:rFonts w:ascii="Arial" w:hAnsi="Arial" w:cs="Arial"/>
          <w:sz w:val="24"/>
          <w:szCs w:val="24"/>
        </w:rPr>
      </w:pPr>
    </w:p>
    <w:p w14:paraId="2A09F2E2" w14:textId="62D5727C" w:rsidR="004713E0" w:rsidRPr="00ED7C2B" w:rsidRDefault="002710A5" w:rsidP="004713E0">
      <w:pPr>
        <w:pStyle w:val="ListParagraph"/>
        <w:numPr>
          <w:ilvl w:val="0"/>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What was the purpose of your visit? </w:t>
      </w:r>
    </w:p>
    <w:p w14:paraId="5B86138A" w14:textId="3120E583" w:rsidR="002710A5" w:rsidRPr="00065A21" w:rsidRDefault="00DA7694" w:rsidP="004713E0">
      <w:pPr>
        <w:pStyle w:val="ListParagraph"/>
        <w:numPr>
          <w:ilvl w:val="0"/>
          <w:numId w:val="24"/>
        </w:numPr>
        <w:spacing w:after="0"/>
        <w:rPr>
          <w:rFonts w:ascii="Arial" w:hAnsi="Arial" w:cs="Arial"/>
          <w:sz w:val="24"/>
          <w:szCs w:val="24"/>
        </w:rPr>
      </w:pPr>
      <w:r w:rsidRPr="00ED7C2B">
        <w:rPr>
          <w:rFonts w:ascii="Arial" w:hAnsi="Arial" w:cs="Arial"/>
          <w:color w:val="32363A"/>
          <w:sz w:val="24"/>
          <w:szCs w:val="24"/>
          <w:shd w:val="clear" w:color="auto" w:fill="FFFFFF"/>
        </w:rPr>
        <w:t>Please rate (insert restaurant here) in Tampa on the following attributes. (1 = Poor, 5 = Excellent)</w:t>
      </w:r>
    </w:p>
    <w:p w14:paraId="2628B918" w14:textId="77777777" w:rsidR="00065A21" w:rsidRPr="00ED7C2B" w:rsidRDefault="00065A21" w:rsidP="00065A21">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Variety of steak cuts</w:t>
      </w:r>
    </w:p>
    <w:p w14:paraId="0351853F" w14:textId="77777777" w:rsidR="00065A21" w:rsidRPr="00ED7C2B" w:rsidRDefault="00065A21" w:rsidP="00065A21">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Dining atmosphere &amp; décor</w:t>
      </w:r>
    </w:p>
    <w:p w14:paraId="697165DA" w14:textId="77777777" w:rsidR="00065A21" w:rsidRPr="00ED7C2B" w:rsidRDefault="00065A21" w:rsidP="00065A21">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Wine/cocktail list</w:t>
      </w:r>
    </w:p>
    <w:p w14:paraId="3E5D3D3B" w14:textId="77777777" w:rsidR="00065A21" w:rsidRPr="00ED7C2B" w:rsidRDefault="00065A21" w:rsidP="00065A21">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Overall menu variety </w:t>
      </w:r>
    </w:p>
    <w:p w14:paraId="1A02D388" w14:textId="77777777" w:rsidR="00065A21" w:rsidRPr="00ED7C2B" w:rsidRDefault="00065A21" w:rsidP="00065A21">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Quality of service </w:t>
      </w:r>
    </w:p>
    <w:p w14:paraId="0C5B506A" w14:textId="4C54B029" w:rsidR="00065A21" w:rsidRPr="00065A21" w:rsidRDefault="00065A21" w:rsidP="00065A21">
      <w:pPr>
        <w:pStyle w:val="ListParagraph"/>
        <w:numPr>
          <w:ilvl w:val="1"/>
          <w:numId w:val="24"/>
        </w:numPr>
        <w:spacing w:after="0"/>
        <w:rPr>
          <w:rFonts w:ascii="Arial" w:hAnsi="Arial" w:cs="Arial"/>
          <w:sz w:val="24"/>
          <w:szCs w:val="24"/>
        </w:rPr>
      </w:pPr>
      <w:r w:rsidRPr="00ED7C2B">
        <w:rPr>
          <w:rFonts w:ascii="Arial" w:hAnsi="Arial" w:cs="Arial"/>
          <w:color w:val="32363A"/>
          <w:sz w:val="24"/>
          <w:szCs w:val="24"/>
          <w:shd w:val="clear" w:color="auto" w:fill="FFFFFF"/>
        </w:rPr>
        <w:t xml:space="preserve">Price </w:t>
      </w:r>
    </w:p>
    <w:p w14:paraId="5B2C54A6" w14:textId="77777777" w:rsidR="00DA7694" w:rsidRPr="00ED7C2B" w:rsidRDefault="00DA7694" w:rsidP="006B5578">
      <w:pPr>
        <w:spacing w:after="0"/>
        <w:rPr>
          <w:rFonts w:ascii="Arial" w:hAnsi="Arial" w:cs="Arial"/>
          <w:sz w:val="24"/>
          <w:szCs w:val="24"/>
        </w:rPr>
      </w:pPr>
    </w:p>
    <w:p w14:paraId="31DD7DAD" w14:textId="76DA6036" w:rsidR="006B5578" w:rsidRPr="00ED7C2B" w:rsidRDefault="006B5578" w:rsidP="006B5578">
      <w:pPr>
        <w:spacing w:after="0"/>
        <w:rPr>
          <w:rFonts w:ascii="Arial" w:hAnsi="Arial" w:cs="Arial"/>
          <w:sz w:val="24"/>
          <w:szCs w:val="24"/>
        </w:rPr>
      </w:pPr>
      <w:r w:rsidRPr="00ED7C2B">
        <w:rPr>
          <w:rFonts w:ascii="Arial" w:hAnsi="Arial" w:cs="Arial"/>
          <w:sz w:val="24"/>
          <w:szCs w:val="24"/>
        </w:rPr>
        <w:t>Demographics</w:t>
      </w:r>
    </w:p>
    <w:p w14:paraId="39CC508B" w14:textId="77777777" w:rsidR="006B5578" w:rsidRPr="00ED7C2B" w:rsidRDefault="006B5578" w:rsidP="006B5578">
      <w:pPr>
        <w:spacing w:after="0"/>
        <w:rPr>
          <w:rFonts w:ascii="Arial" w:hAnsi="Arial" w:cs="Arial"/>
          <w:sz w:val="24"/>
          <w:szCs w:val="24"/>
        </w:rPr>
      </w:pPr>
    </w:p>
    <w:p w14:paraId="00A8D6D4" w14:textId="610BEC66" w:rsidR="00A1063E" w:rsidRPr="00ED7C2B" w:rsidRDefault="006B5578" w:rsidP="006B5578">
      <w:pPr>
        <w:pStyle w:val="ListParagraph"/>
        <w:numPr>
          <w:ilvl w:val="0"/>
          <w:numId w:val="24"/>
        </w:numPr>
        <w:spacing w:after="0"/>
        <w:rPr>
          <w:rFonts w:ascii="Arial" w:hAnsi="Arial" w:cs="Arial"/>
          <w:sz w:val="24"/>
          <w:szCs w:val="24"/>
        </w:rPr>
      </w:pPr>
      <w:r w:rsidRPr="00ED7C2B">
        <w:rPr>
          <w:rFonts w:ascii="Arial" w:eastAsia="Arial" w:hAnsi="Arial" w:cs="Arial"/>
          <w:sz w:val="24"/>
          <w:szCs w:val="24"/>
        </w:rPr>
        <w:t>What do you identify as?</w:t>
      </w:r>
    </w:p>
    <w:p w14:paraId="700FB1D9" w14:textId="71CADE23" w:rsidR="00AD5A4E" w:rsidRPr="00ED7C2B" w:rsidRDefault="00432D39" w:rsidP="00AD5A4E">
      <w:pPr>
        <w:pStyle w:val="ListParagraph"/>
        <w:numPr>
          <w:ilvl w:val="1"/>
          <w:numId w:val="24"/>
        </w:numPr>
        <w:spacing w:after="0"/>
        <w:rPr>
          <w:rFonts w:ascii="Arial" w:hAnsi="Arial" w:cs="Arial"/>
          <w:sz w:val="24"/>
          <w:szCs w:val="24"/>
        </w:rPr>
      </w:pPr>
      <w:r w:rsidRPr="00ED7C2B">
        <w:rPr>
          <w:rFonts w:ascii="Arial" w:eastAsia="Arial" w:hAnsi="Arial" w:cs="Arial"/>
          <w:sz w:val="24"/>
          <w:szCs w:val="24"/>
        </w:rPr>
        <w:t>Male</w:t>
      </w:r>
    </w:p>
    <w:p w14:paraId="67245241" w14:textId="248CE410" w:rsidR="00432D39" w:rsidRPr="00ED7C2B" w:rsidRDefault="00432D39" w:rsidP="00AD5A4E">
      <w:pPr>
        <w:pStyle w:val="ListParagraph"/>
        <w:numPr>
          <w:ilvl w:val="1"/>
          <w:numId w:val="24"/>
        </w:numPr>
        <w:spacing w:after="0"/>
        <w:rPr>
          <w:rFonts w:ascii="Arial" w:hAnsi="Arial" w:cs="Arial"/>
          <w:sz w:val="24"/>
          <w:szCs w:val="24"/>
        </w:rPr>
      </w:pPr>
      <w:r w:rsidRPr="00ED7C2B">
        <w:rPr>
          <w:rFonts w:ascii="Arial" w:eastAsia="Arial" w:hAnsi="Arial" w:cs="Arial"/>
          <w:sz w:val="24"/>
          <w:szCs w:val="24"/>
        </w:rPr>
        <w:lastRenderedPageBreak/>
        <w:t>Female</w:t>
      </w:r>
    </w:p>
    <w:p w14:paraId="033F5EE6" w14:textId="12656A44" w:rsidR="00432D39" w:rsidRPr="00ED7C2B" w:rsidRDefault="00B9209E" w:rsidP="00AD5A4E">
      <w:pPr>
        <w:pStyle w:val="ListParagraph"/>
        <w:numPr>
          <w:ilvl w:val="1"/>
          <w:numId w:val="24"/>
        </w:numPr>
        <w:spacing w:after="0"/>
        <w:rPr>
          <w:rFonts w:ascii="Arial" w:hAnsi="Arial" w:cs="Arial"/>
          <w:sz w:val="24"/>
          <w:szCs w:val="24"/>
        </w:rPr>
      </w:pPr>
      <w:r w:rsidRPr="00ED7C2B">
        <w:rPr>
          <w:rFonts w:ascii="Arial" w:hAnsi="Arial" w:cs="Arial"/>
          <w:sz w:val="24"/>
          <w:szCs w:val="24"/>
        </w:rPr>
        <w:t>Non-binary / third gender</w:t>
      </w:r>
    </w:p>
    <w:p w14:paraId="3F7DA01E" w14:textId="6E875FFA" w:rsidR="00B9209E" w:rsidRPr="00ED7C2B" w:rsidRDefault="00852BCB" w:rsidP="00AD5A4E">
      <w:pPr>
        <w:pStyle w:val="ListParagraph"/>
        <w:numPr>
          <w:ilvl w:val="1"/>
          <w:numId w:val="24"/>
        </w:numPr>
        <w:spacing w:after="0"/>
        <w:rPr>
          <w:rFonts w:ascii="Arial" w:hAnsi="Arial" w:cs="Arial"/>
          <w:sz w:val="24"/>
          <w:szCs w:val="24"/>
        </w:rPr>
      </w:pPr>
      <w:r w:rsidRPr="00ED7C2B">
        <w:rPr>
          <w:rFonts w:ascii="Arial" w:hAnsi="Arial" w:cs="Arial"/>
          <w:sz w:val="24"/>
          <w:szCs w:val="24"/>
        </w:rPr>
        <w:t>Prefer not to say</w:t>
      </w:r>
    </w:p>
    <w:p w14:paraId="702611AC" w14:textId="6C5BADB3" w:rsidR="00D67653" w:rsidRPr="00ED7C2B" w:rsidRDefault="004A371F" w:rsidP="00D67653">
      <w:pPr>
        <w:pStyle w:val="ListParagraph"/>
        <w:numPr>
          <w:ilvl w:val="0"/>
          <w:numId w:val="24"/>
        </w:numPr>
        <w:spacing w:after="0"/>
        <w:rPr>
          <w:rFonts w:ascii="Arial" w:hAnsi="Arial" w:cs="Arial"/>
          <w:sz w:val="24"/>
          <w:szCs w:val="24"/>
        </w:rPr>
      </w:pPr>
      <w:r w:rsidRPr="00ED7C2B">
        <w:rPr>
          <w:rFonts w:ascii="Arial" w:eastAsia="Arial" w:hAnsi="Arial" w:cs="Arial"/>
          <w:sz w:val="24"/>
          <w:szCs w:val="24"/>
        </w:rPr>
        <w:t>What is your age in years?</w:t>
      </w:r>
      <w:r w:rsidR="00D67653" w:rsidRPr="00ED7C2B">
        <w:rPr>
          <w:rFonts w:ascii="Arial" w:eastAsia="Arial" w:hAnsi="Arial" w:cs="Arial"/>
          <w:sz w:val="24"/>
          <w:szCs w:val="24"/>
        </w:rPr>
        <w:t xml:space="preserve"> ____________</w:t>
      </w:r>
    </w:p>
    <w:p w14:paraId="75667C6A" w14:textId="019D0FEB" w:rsidR="00AD5A4E" w:rsidRPr="00ED7C2B" w:rsidRDefault="00AD5A4E" w:rsidP="006B5578">
      <w:pPr>
        <w:pStyle w:val="ListParagraph"/>
        <w:numPr>
          <w:ilvl w:val="0"/>
          <w:numId w:val="24"/>
        </w:numPr>
        <w:spacing w:after="0"/>
        <w:rPr>
          <w:rFonts w:ascii="Arial" w:hAnsi="Arial" w:cs="Arial"/>
          <w:sz w:val="24"/>
          <w:szCs w:val="24"/>
        </w:rPr>
      </w:pPr>
      <w:r w:rsidRPr="00ED7C2B">
        <w:rPr>
          <w:rFonts w:ascii="Arial" w:eastAsia="Arial" w:hAnsi="Arial" w:cs="Arial"/>
          <w:sz w:val="24"/>
          <w:szCs w:val="24"/>
        </w:rPr>
        <w:t xml:space="preserve">What is your highest degree of education? </w:t>
      </w:r>
    </w:p>
    <w:p w14:paraId="33BEF135" w14:textId="7BD5F15E" w:rsidR="00D67653" w:rsidRPr="00ED7C2B" w:rsidRDefault="00126A40" w:rsidP="00D67653">
      <w:pPr>
        <w:pStyle w:val="ListParagraph"/>
        <w:numPr>
          <w:ilvl w:val="1"/>
          <w:numId w:val="24"/>
        </w:numPr>
        <w:spacing w:after="0"/>
        <w:rPr>
          <w:rFonts w:ascii="Arial" w:hAnsi="Arial" w:cs="Arial"/>
          <w:sz w:val="24"/>
          <w:szCs w:val="24"/>
        </w:rPr>
      </w:pPr>
      <w:r w:rsidRPr="00ED7C2B">
        <w:rPr>
          <w:rFonts w:ascii="Arial" w:hAnsi="Arial" w:cs="Arial"/>
          <w:sz w:val="24"/>
          <w:szCs w:val="24"/>
        </w:rPr>
        <w:t>Some High School, No Diploma</w:t>
      </w:r>
    </w:p>
    <w:p w14:paraId="748457CE" w14:textId="01C495B2" w:rsidR="00126A40" w:rsidRPr="00ED7C2B" w:rsidRDefault="00CE53F7" w:rsidP="00D67653">
      <w:pPr>
        <w:pStyle w:val="ListParagraph"/>
        <w:numPr>
          <w:ilvl w:val="1"/>
          <w:numId w:val="24"/>
        </w:numPr>
        <w:spacing w:after="0"/>
        <w:rPr>
          <w:rFonts w:ascii="Arial" w:hAnsi="Arial" w:cs="Arial"/>
          <w:sz w:val="24"/>
          <w:szCs w:val="24"/>
        </w:rPr>
      </w:pPr>
      <w:r w:rsidRPr="00ED7C2B">
        <w:rPr>
          <w:rFonts w:ascii="Arial" w:hAnsi="Arial" w:cs="Arial"/>
          <w:sz w:val="24"/>
          <w:szCs w:val="24"/>
        </w:rPr>
        <w:t>High School Diploma or GED</w:t>
      </w:r>
    </w:p>
    <w:p w14:paraId="7FA40323" w14:textId="3EB4A2D4" w:rsidR="00CE53F7" w:rsidRPr="00ED7C2B" w:rsidRDefault="00185AAF" w:rsidP="00D67653">
      <w:pPr>
        <w:pStyle w:val="ListParagraph"/>
        <w:numPr>
          <w:ilvl w:val="1"/>
          <w:numId w:val="24"/>
        </w:numPr>
        <w:spacing w:after="0"/>
        <w:rPr>
          <w:rFonts w:ascii="Arial" w:hAnsi="Arial" w:cs="Arial"/>
          <w:sz w:val="24"/>
          <w:szCs w:val="24"/>
        </w:rPr>
      </w:pPr>
      <w:proofErr w:type="gramStart"/>
      <w:r w:rsidRPr="00ED7C2B">
        <w:rPr>
          <w:rFonts w:ascii="Arial" w:hAnsi="Arial" w:cs="Arial"/>
          <w:sz w:val="24"/>
          <w:szCs w:val="24"/>
        </w:rPr>
        <w:t>Associate Degree</w:t>
      </w:r>
      <w:proofErr w:type="gramEnd"/>
    </w:p>
    <w:p w14:paraId="1063AE4D" w14:textId="6FD42315" w:rsidR="00185AAF" w:rsidRPr="00ED7C2B" w:rsidRDefault="005F0CAD" w:rsidP="00D67653">
      <w:pPr>
        <w:pStyle w:val="ListParagraph"/>
        <w:numPr>
          <w:ilvl w:val="1"/>
          <w:numId w:val="24"/>
        </w:numPr>
        <w:spacing w:after="0"/>
        <w:rPr>
          <w:rFonts w:ascii="Arial" w:hAnsi="Arial" w:cs="Arial"/>
          <w:sz w:val="24"/>
          <w:szCs w:val="24"/>
        </w:rPr>
      </w:pPr>
      <w:r w:rsidRPr="00ED7C2B">
        <w:rPr>
          <w:rFonts w:ascii="Arial" w:hAnsi="Arial" w:cs="Arial"/>
          <w:sz w:val="24"/>
          <w:szCs w:val="24"/>
        </w:rPr>
        <w:t>Bachelor's Degree</w:t>
      </w:r>
    </w:p>
    <w:p w14:paraId="5BFA7FA1" w14:textId="4EF34F52" w:rsidR="005F0CAD" w:rsidRPr="00ED7C2B" w:rsidRDefault="00324651" w:rsidP="00D67653">
      <w:pPr>
        <w:pStyle w:val="ListParagraph"/>
        <w:numPr>
          <w:ilvl w:val="1"/>
          <w:numId w:val="24"/>
        </w:numPr>
        <w:spacing w:after="0"/>
        <w:rPr>
          <w:rFonts w:ascii="Arial" w:hAnsi="Arial" w:cs="Arial"/>
          <w:sz w:val="24"/>
          <w:szCs w:val="24"/>
        </w:rPr>
      </w:pPr>
      <w:r w:rsidRPr="00ED7C2B">
        <w:rPr>
          <w:rFonts w:ascii="Arial" w:hAnsi="Arial" w:cs="Arial"/>
          <w:sz w:val="24"/>
          <w:szCs w:val="24"/>
        </w:rPr>
        <w:t>Master's Degree</w:t>
      </w:r>
    </w:p>
    <w:p w14:paraId="40F0EC56" w14:textId="48E2F065" w:rsidR="00324651" w:rsidRPr="00ED7C2B" w:rsidRDefault="00A9661A" w:rsidP="00D67653">
      <w:pPr>
        <w:pStyle w:val="ListParagraph"/>
        <w:numPr>
          <w:ilvl w:val="1"/>
          <w:numId w:val="24"/>
        </w:numPr>
        <w:spacing w:after="0"/>
        <w:rPr>
          <w:rFonts w:ascii="Arial" w:hAnsi="Arial" w:cs="Arial"/>
          <w:sz w:val="24"/>
          <w:szCs w:val="24"/>
        </w:rPr>
      </w:pPr>
      <w:r w:rsidRPr="00ED7C2B">
        <w:rPr>
          <w:rFonts w:ascii="Arial" w:hAnsi="Arial" w:cs="Arial"/>
          <w:sz w:val="24"/>
          <w:szCs w:val="24"/>
        </w:rPr>
        <w:t>Doctorate or Professional Degree</w:t>
      </w:r>
    </w:p>
    <w:p w14:paraId="2053F4B1" w14:textId="77777777" w:rsidR="00AC42B0" w:rsidRPr="00ED7C2B" w:rsidRDefault="00AC42B0" w:rsidP="00AC42B0">
      <w:pPr>
        <w:pStyle w:val="ListParagraph"/>
        <w:numPr>
          <w:ilvl w:val="0"/>
          <w:numId w:val="24"/>
        </w:numPr>
        <w:spacing w:after="0"/>
        <w:rPr>
          <w:rFonts w:ascii="Arial" w:eastAsia="Arial" w:hAnsi="Arial" w:cs="Arial"/>
          <w:sz w:val="24"/>
          <w:szCs w:val="24"/>
        </w:rPr>
      </w:pPr>
      <w:r w:rsidRPr="00ED7C2B">
        <w:rPr>
          <w:rFonts w:ascii="Arial" w:eastAsia="Arial" w:hAnsi="Arial" w:cs="Arial"/>
          <w:sz w:val="24"/>
          <w:szCs w:val="24"/>
        </w:rPr>
        <w:t xml:space="preserve">What is your annual household income? </w:t>
      </w:r>
    </w:p>
    <w:p w14:paraId="22A3B426" w14:textId="7692C419" w:rsidR="003F2AE1" w:rsidRPr="00ED7C2B" w:rsidRDefault="00196F77"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Less than $25,000</w:t>
      </w:r>
    </w:p>
    <w:p w14:paraId="188336CB" w14:textId="4CBBB5E7" w:rsidR="00196F77" w:rsidRPr="00ED7C2B" w:rsidRDefault="00C92DB9"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$25,000 - $49,999</w:t>
      </w:r>
    </w:p>
    <w:p w14:paraId="68C8FCFB" w14:textId="0ABC0050" w:rsidR="00C92DB9" w:rsidRPr="00ED7C2B" w:rsidRDefault="005C5C4F"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$50,000 - $74,999</w:t>
      </w:r>
    </w:p>
    <w:p w14:paraId="57F20300" w14:textId="1886684C" w:rsidR="005C5C4F" w:rsidRPr="00ED7C2B" w:rsidRDefault="00162C09"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$75,000 - $99,999</w:t>
      </w:r>
    </w:p>
    <w:p w14:paraId="1E2A96E5" w14:textId="1D17C7FF" w:rsidR="00162C09" w:rsidRPr="00ED7C2B" w:rsidRDefault="00186B67"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$100,000 - $149,999</w:t>
      </w:r>
    </w:p>
    <w:p w14:paraId="6B01DE46" w14:textId="3F598037" w:rsidR="00186B67" w:rsidRPr="00ED7C2B" w:rsidRDefault="0047749F"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$150,000 - $199,999</w:t>
      </w:r>
    </w:p>
    <w:p w14:paraId="62673795" w14:textId="0693B7E8" w:rsidR="0047749F" w:rsidRPr="00ED7C2B" w:rsidRDefault="002B77FA"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$200,000 or more</w:t>
      </w:r>
    </w:p>
    <w:p w14:paraId="49024452" w14:textId="4128C5B7" w:rsidR="002B77FA" w:rsidRPr="00ED7C2B" w:rsidRDefault="00ED7C2B" w:rsidP="00A9661A">
      <w:pPr>
        <w:pStyle w:val="ListParagraph"/>
        <w:numPr>
          <w:ilvl w:val="1"/>
          <w:numId w:val="24"/>
        </w:numPr>
        <w:spacing w:after="0"/>
        <w:rPr>
          <w:rFonts w:ascii="Arial" w:hAnsi="Arial" w:cs="Arial"/>
          <w:sz w:val="24"/>
          <w:szCs w:val="24"/>
        </w:rPr>
      </w:pPr>
      <w:r w:rsidRPr="00ED7C2B">
        <w:rPr>
          <w:rFonts w:ascii="Arial" w:hAnsi="Arial" w:cs="Arial"/>
          <w:sz w:val="24"/>
          <w:szCs w:val="24"/>
        </w:rPr>
        <w:t>Prefer not to say</w:t>
      </w:r>
    </w:p>
    <w:p w14:paraId="7D42EB98" w14:textId="77777777" w:rsidR="003F2AE1" w:rsidRPr="00620CC6" w:rsidRDefault="003F2AE1" w:rsidP="003F2AE1">
      <w:pPr>
        <w:spacing w:after="0"/>
        <w:rPr>
          <w:rFonts w:ascii="Arial" w:hAnsi="Arial" w:cs="Arial"/>
          <w:sz w:val="24"/>
          <w:szCs w:val="24"/>
        </w:rPr>
      </w:pPr>
    </w:p>
    <w:p w14:paraId="0452A6ED" w14:textId="1297A5D9" w:rsidR="005A7160" w:rsidRPr="00F01513" w:rsidRDefault="005A7160" w:rsidP="005A7160">
      <w:pPr>
        <w:rPr>
          <w:rFonts w:ascii="Arial" w:hAnsi="Arial" w:cs="Arial"/>
        </w:rPr>
      </w:pPr>
    </w:p>
    <w:p w14:paraId="71DA7B88" w14:textId="77777777" w:rsidR="005A7160" w:rsidRPr="00F01513" w:rsidRDefault="005A7160" w:rsidP="005A7160">
      <w:pPr>
        <w:rPr>
          <w:rFonts w:ascii="Arial" w:hAnsi="Arial" w:cs="Arial"/>
        </w:rPr>
      </w:pPr>
    </w:p>
    <w:p w14:paraId="5DD686F1" w14:textId="4EB18AF1" w:rsidR="005A7160" w:rsidRPr="00F01513" w:rsidRDefault="005A7160" w:rsidP="005A7160">
      <w:pPr>
        <w:rPr>
          <w:rFonts w:ascii="Arial" w:hAnsi="Arial" w:cs="Arial"/>
        </w:rPr>
      </w:pPr>
    </w:p>
    <w:p w14:paraId="0A03B44E" w14:textId="77777777" w:rsidR="005A7160" w:rsidRPr="00F01513" w:rsidRDefault="005A7160" w:rsidP="005A7160">
      <w:pPr>
        <w:rPr>
          <w:rFonts w:ascii="Arial" w:hAnsi="Arial" w:cs="Arial"/>
        </w:rPr>
      </w:pPr>
    </w:p>
    <w:p w14:paraId="521E4357" w14:textId="77777777" w:rsidR="00F559D2" w:rsidRDefault="00F559D2" w:rsidP="5C9F3248">
      <w:pPr>
        <w:rPr>
          <w:rFonts w:ascii="Arial" w:hAnsi="Arial" w:cs="Arial"/>
        </w:rPr>
      </w:pPr>
    </w:p>
    <w:p w14:paraId="1A4B6F42" w14:textId="77777777" w:rsidR="00F559D2" w:rsidRDefault="00F559D2" w:rsidP="5C9F3248">
      <w:pPr>
        <w:rPr>
          <w:rFonts w:ascii="Arial" w:hAnsi="Arial" w:cs="Arial"/>
        </w:rPr>
      </w:pPr>
    </w:p>
    <w:p w14:paraId="78A73F3C" w14:textId="77777777" w:rsidR="00F559D2" w:rsidRDefault="00F559D2" w:rsidP="5C9F3248">
      <w:pPr>
        <w:rPr>
          <w:rFonts w:ascii="Arial" w:hAnsi="Arial" w:cs="Arial"/>
        </w:rPr>
      </w:pPr>
    </w:p>
    <w:p w14:paraId="6997A582" w14:textId="77777777" w:rsidR="00F559D2" w:rsidRDefault="00F559D2" w:rsidP="5C9F3248">
      <w:pPr>
        <w:rPr>
          <w:rFonts w:ascii="Arial" w:hAnsi="Arial" w:cs="Arial"/>
        </w:rPr>
      </w:pPr>
    </w:p>
    <w:p w14:paraId="3ABDE6CE" w14:textId="77777777" w:rsidR="00F559D2" w:rsidRDefault="00F559D2" w:rsidP="5C9F3248">
      <w:pPr>
        <w:rPr>
          <w:rFonts w:ascii="Arial" w:hAnsi="Arial" w:cs="Arial"/>
        </w:rPr>
      </w:pPr>
    </w:p>
    <w:p w14:paraId="621AF9B5" w14:textId="77777777" w:rsidR="00F559D2" w:rsidRDefault="00F559D2" w:rsidP="5C9F3248">
      <w:pPr>
        <w:rPr>
          <w:rFonts w:ascii="Arial" w:hAnsi="Arial" w:cs="Arial"/>
        </w:rPr>
      </w:pPr>
    </w:p>
    <w:p w14:paraId="2510D04D" w14:textId="77777777" w:rsidR="00F559D2" w:rsidRDefault="00F559D2" w:rsidP="5C9F3248">
      <w:pPr>
        <w:rPr>
          <w:rFonts w:ascii="Arial" w:hAnsi="Arial" w:cs="Arial"/>
        </w:rPr>
      </w:pPr>
    </w:p>
    <w:p w14:paraId="3FB7C6B5" w14:textId="77777777" w:rsidR="00F559D2" w:rsidRDefault="00F559D2" w:rsidP="5C9F3248">
      <w:pPr>
        <w:rPr>
          <w:rFonts w:ascii="Arial" w:hAnsi="Arial" w:cs="Arial"/>
        </w:rPr>
      </w:pPr>
    </w:p>
    <w:p w14:paraId="57427671" w14:textId="77777777" w:rsidR="00F559D2" w:rsidRDefault="00F559D2" w:rsidP="5C9F3248">
      <w:pPr>
        <w:rPr>
          <w:rFonts w:ascii="Arial" w:hAnsi="Arial" w:cs="Arial"/>
        </w:rPr>
      </w:pPr>
    </w:p>
    <w:p w14:paraId="7DEF16A7" w14:textId="77777777" w:rsidR="00F559D2" w:rsidRDefault="00F559D2" w:rsidP="5C9F3248">
      <w:pPr>
        <w:rPr>
          <w:rFonts w:ascii="Arial" w:hAnsi="Arial" w:cs="Arial"/>
        </w:rPr>
      </w:pPr>
    </w:p>
    <w:p w14:paraId="6B572B11" w14:textId="77777777" w:rsidR="00F559D2" w:rsidRDefault="00F559D2" w:rsidP="5C9F3248">
      <w:pPr>
        <w:rPr>
          <w:rFonts w:ascii="Arial" w:hAnsi="Arial" w:cs="Arial"/>
        </w:rPr>
      </w:pPr>
    </w:p>
    <w:p w14:paraId="33566A59" w14:textId="5845082A" w:rsidR="005A7160" w:rsidRDefault="5C9F3248" w:rsidP="00F559D2">
      <w:pPr>
        <w:jc w:val="center"/>
        <w:rPr>
          <w:rFonts w:ascii="Arial" w:hAnsi="Arial" w:cs="Arial"/>
        </w:rPr>
      </w:pPr>
      <w:r w:rsidRPr="5C9F3248">
        <w:rPr>
          <w:rFonts w:ascii="Arial" w:hAnsi="Arial" w:cs="Arial"/>
        </w:rPr>
        <w:lastRenderedPageBreak/>
        <w:t>Works Cited</w:t>
      </w:r>
    </w:p>
    <w:p w14:paraId="153AAB95" w14:textId="77777777" w:rsidR="005A7160" w:rsidRPr="00F01513" w:rsidRDefault="005A7160" w:rsidP="005A7160">
      <w:pPr>
        <w:rPr>
          <w:rFonts w:ascii="Arial" w:hAnsi="Arial" w:cs="Arial"/>
        </w:rPr>
      </w:pPr>
      <w:r w:rsidRPr="008C5A39">
        <w:rPr>
          <w:rFonts w:ascii="Arial" w:hAnsi="Arial" w:cs="Arial"/>
        </w:rPr>
        <w:t>IBISWorld. (</w:t>
      </w:r>
      <w:r>
        <w:rPr>
          <w:rFonts w:ascii="Arial" w:hAnsi="Arial" w:cs="Arial"/>
        </w:rPr>
        <w:t>2024</w:t>
      </w:r>
      <w:r w:rsidRPr="008C5A39">
        <w:rPr>
          <w:rFonts w:ascii="Arial" w:hAnsi="Arial" w:cs="Arial"/>
        </w:rPr>
        <w:t>). </w:t>
      </w:r>
      <w:r w:rsidRPr="008C5A39">
        <w:rPr>
          <w:rFonts w:ascii="Arial" w:hAnsi="Arial" w:cs="Arial"/>
          <w:i/>
          <w:iCs/>
        </w:rPr>
        <w:t>Title of the report</w:t>
      </w:r>
      <w:r w:rsidRPr="008C5A39">
        <w:rPr>
          <w:rFonts w:ascii="Arial" w:hAnsi="Arial" w:cs="Arial"/>
        </w:rPr>
        <w:t>. Retrieved from </w:t>
      </w:r>
      <w:hyperlink r:id="rId36" w:tgtFrame="_new" w:history="1">
        <w:r w:rsidRPr="008C5A39">
          <w:rPr>
            <w:rStyle w:val="Hyperlink"/>
            <w:rFonts w:ascii="Arial" w:hAnsi="Arial" w:cs="Arial"/>
          </w:rPr>
          <w:t>https://my-ibisworld-</w:t>
        </w:r>
        <w:bookmarkStart w:id="2" w:name="_Hlt183887572"/>
        <w:bookmarkStart w:id="3" w:name="_Hlt183887573"/>
        <w:r w:rsidRPr="008C5A39">
          <w:rPr>
            <w:rStyle w:val="Hyperlink"/>
            <w:rFonts w:ascii="Arial" w:hAnsi="Arial" w:cs="Arial"/>
          </w:rPr>
          <w:t>c</w:t>
        </w:r>
        <w:bookmarkEnd w:id="2"/>
        <w:bookmarkEnd w:id="3"/>
        <w:r w:rsidRPr="008C5A39">
          <w:rPr>
            <w:rStyle w:val="Hyperlink"/>
            <w:rFonts w:ascii="Arial" w:hAnsi="Arial" w:cs="Arial"/>
          </w:rPr>
          <w:t>om.esearch.ut.edu/us/en/industry-specialized/OD4309/performance</w:t>
        </w:r>
      </w:hyperlink>
    </w:p>
    <w:p w14:paraId="06D51F0A" w14:textId="77777777" w:rsidR="005A7160" w:rsidRDefault="005A7160" w:rsidP="005A7160"/>
    <w:p w14:paraId="661554EB" w14:textId="77777777" w:rsidR="005A7160" w:rsidRPr="00F01513" w:rsidRDefault="005A7160">
      <w:pPr>
        <w:rPr>
          <w:rFonts w:ascii="Arial" w:hAnsi="Arial" w:cs="Arial"/>
        </w:rPr>
      </w:pPr>
    </w:p>
    <w:sectPr w:rsidR="005A7160" w:rsidRPr="00F01513" w:rsidSect="00634BBA">
      <w:footerReference w:type="even" r:id="rId37"/>
      <w:footerReference w:type="default" r:id="rId3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allie Kesilewski" w:date="2024-12-01T11:09:00Z" w:initials="CK">
    <w:p w14:paraId="5B5BE3BB" w14:textId="76E7FC35" w:rsidR="00542A76" w:rsidRDefault="00542A76" w:rsidP="00542A76">
      <w:r>
        <w:rPr>
          <w:rStyle w:val="CommentReference"/>
        </w:rPr>
        <w:annotationRef/>
      </w:r>
      <w:r>
        <w:rPr>
          <w:sz w:val="20"/>
          <w:szCs w:val="20"/>
        </w:rPr>
        <w:t>Add in descriptor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B5BE3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B077748" w16cex:dateUtc="2024-12-01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B5BE3BB" w16cid:durableId="6B077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A79DA7" w14:textId="77777777" w:rsidR="00224D2B" w:rsidRDefault="00224D2B" w:rsidP="0084410F">
      <w:pPr>
        <w:spacing w:after="0" w:line="240" w:lineRule="auto"/>
      </w:pPr>
      <w:r>
        <w:separator/>
      </w:r>
    </w:p>
  </w:endnote>
  <w:endnote w:type="continuationSeparator" w:id="0">
    <w:p w14:paraId="5F915046" w14:textId="77777777" w:rsidR="00224D2B" w:rsidRDefault="00224D2B" w:rsidP="0084410F">
      <w:pPr>
        <w:spacing w:after="0" w:line="240" w:lineRule="auto"/>
      </w:pPr>
      <w:r>
        <w:continuationSeparator/>
      </w:r>
    </w:p>
  </w:endnote>
  <w:endnote w:type="continuationNotice" w:id="1">
    <w:p w14:paraId="6AF9CFDB" w14:textId="77777777" w:rsidR="00224D2B" w:rsidRDefault="00224D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6400175"/>
      <w:docPartObj>
        <w:docPartGallery w:val="Page Numbers (Bottom of Page)"/>
        <w:docPartUnique/>
      </w:docPartObj>
    </w:sdtPr>
    <w:sdtContent>
      <w:p w14:paraId="1CF446A4" w14:textId="77777777" w:rsidR="00041F7C" w:rsidRDefault="00041F7C" w:rsidP="00C765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46D5CC" w14:textId="77777777" w:rsidR="00041F7C" w:rsidRDefault="00041F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711B" w14:textId="177984A4" w:rsidR="0093797D" w:rsidRDefault="0093797D" w:rsidP="009F78FB">
    <w:pPr>
      <w:pStyle w:val="Footer"/>
    </w:pPr>
  </w:p>
  <w:p w14:paraId="05D6571B" w14:textId="77777777" w:rsidR="00680521" w:rsidRDefault="006805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52015312"/>
      <w:docPartObj>
        <w:docPartGallery w:val="Page Numbers (Bottom of Page)"/>
        <w:docPartUnique/>
      </w:docPartObj>
    </w:sdtPr>
    <w:sdtContent>
      <w:p w14:paraId="7FEDFB05" w14:textId="4F66804D" w:rsidR="00634BBA" w:rsidRDefault="00634BBA" w:rsidP="00FE047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9BF43C" w14:textId="77777777" w:rsidR="00956DBE" w:rsidRDefault="00956DB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5698082"/>
      <w:docPartObj>
        <w:docPartGallery w:val="Page Numbers (Bottom of Page)"/>
        <w:docPartUnique/>
      </w:docPartObj>
    </w:sdtPr>
    <w:sdtContent>
      <w:p w14:paraId="6E653A80" w14:textId="20DA0033" w:rsidR="00634BBA" w:rsidRDefault="00041F7C" w:rsidP="00FE047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D5332">
          <w:rPr>
            <w:rStyle w:val="PageNumber"/>
            <w:noProof/>
          </w:rPr>
          <w:t>2</w:t>
        </w:r>
        <w:r>
          <w:rPr>
            <w:rStyle w:val="PageNumber"/>
          </w:rPr>
          <w:fldChar w:fldCharType="end"/>
        </w:r>
      </w:p>
    </w:sdtContent>
  </w:sdt>
  <w:p w14:paraId="2577D209" w14:textId="122D83E8" w:rsidR="00041F7C" w:rsidRDefault="00041F7C" w:rsidP="00AF4ED7">
    <w:pPr>
      <w:pStyle w:val="Footer"/>
      <w:framePr w:wrap="none" w:vAnchor="text" w:hAnchor="margin" w:xAlign="center" w:y="1"/>
      <w:rPr>
        <w:del w:id="4" w:author="Callie Kesilewski" w:date="2024-11-20T16:24:00Z"/>
        <w:rStyle w:val="PageNumber"/>
      </w:rPr>
    </w:pPr>
  </w:p>
  <w:p w14:paraId="25D10153" w14:textId="77777777" w:rsidR="003643D6" w:rsidRDefault="003643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0542176"/>
      <w:docPartObj>
        <w:docPartGallery w:val="Page Numbers (Bottom of Page)"/>
        <w:docPartUnique/>
      </w:docPartObj>
    </w:sdtPr>
    <w:sdtContent>
      <w:p w14:paraId="42D6BC9D" w14:textId="77777777" w:rsidR="00E35626" w:rsidRDefault="00E35626" w:rsidP="00FE047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0E9D97" w14:textId="2CA40882" w:rsidR="00E35626" w:rsidRDefault="00E35626" w:rsidP="00756879">
    <w:pPr>
      <w:pStyle w:val="Footer"/>
    </w:pPr>
  </w:p>
  <w:p w14:paraId="22C0796E" w14:textId="77777777" w:rsidR="00E35626" w:rsidRDefault="00E35626" w:rsidP="00FE047D">
    <w:pPr>
      <w:pStyle w:val="Footer"/>
      <w:framePr w:wrap="none" w:vAnchor="text" w:hAnchor="margin" w:xAlign="center" w:y="1"/>
      <w:rPr>
        <w:rStyle w:val="PageNumber"/>
      </w:rPr>
    </w:pPr>
  </w:p>
  <w:p w14:paraId="4CFF470E" w14:textId="77777777" w:rsidR="00956DBE" w:rsidRDefault="00956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C4E44" w14:textId="77777777" w:rsidR="00224D2B" w:rsidRDefault="00224D2B" w:rsidP="0084410F">
      <w:pPr>
        <w:spacing w:after="0" w:line="240" w:lineRule="auto"/>
      </w:pPr>
      <w:r>
        <w:separator/>
      </w:r>
    </w:p>
  </w:footnote>
  <w:footnote w:type="continuationSeparator" w:id="0">
    <w:p w14:paraId="282AB2C5" w14:textId="77777777" w:rsidR="00224D2B" w:rsidRDefault="00224D2B" w:rsidP="0084410F">
      <w:pPr>
        <w:spacing w:after="0" w:line="240" w:lineRule="auto"/>
      </w:pPr>
      <w:r>
        <w:continuationSeparator/>
      </w:r>
    </w:p>
  </w:footnote>
  <w:footnote w:type="continuationNotice" w:id="1">
    <w:p w14:paraId="1FD2B4BB" w14:textId="77777777" w:rsidR="00224D2B" w:rsidRDefault="00224D2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SrrfN1c+hQhudV" int2:id="CpmezYHI">
      <int2:state int2:value="Rejected" int2:type="AugLoop_Text_Critique"/>
    </int2:textHash>
    <int2:bookmark int2:bookmarkName="_Int_6XzMvgAP" int2:invalidationBookmarkName="" int2:hashCode="oxXe4L0i9FJl9n" int2:id="rxRtvt4r">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429FB"/>
    <w:multiLevelType w:val="multilevel"/>
    <w:tmpl w:val="60B8E6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891B19"/>
    <w:multiLevelType w:val="hybridMultilevel"/>
    <w:tmpl w:val="85046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E0B5F"/>
    <w:multiLevelType w:val="hybridMultilevel"/>
    <w:tmpl w:val="E65A8E34"/>
    <w:lvl w:ilvl="0" w:tplc="AC0481F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2F253D"/>
    <w:multiLevelType w:val="hybridMultilevel"/>
    <w:tmpl w:val="36CA2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ACC31"/>
    <w:multiLevelType w:val="hybridMultilevel"/>
    <w:tmpl w:val="FFFFFFFF"/>
    <w:lvl w:ilvl="0" w:tplc="55CE1B2C">
      <w:start w:val="1"/>
      <w:numFmt w:val="bullet"/>
      <w:lvlText w:val=""/>
      <w:lvlJc w:val="left"/>
      <w:pPr>
        <w:ind w:left="720" w:hanging="360"/>
      </w:pPr>
      <w:rPr>
        <w:rFonts w:ascii="Symbol" w:hAnsi="Symbol" w:hint="default"/>
      </w:rPr>
    </w:lvl>
    <w:lvl w:ilvl="1" w:tplc="E188CF96">
      <w:start w:val="1"/>
      <w:numFmt w:val="bullet"/>
      <w:lvlText w:val="o"/>
      <w:lvlJc w:val="left"/>
      <w:pPr>
        <w:ind w:left="1440" w:hanging="360"/>
      </w:pPr>
      <w:rPr>
        <w:rFonts w:ascii="Courier New" w:hAnsi="Courier New" w:hint="default"/>
      </w:rPr>
    </w:lvl>
    <w:lvl w:ilvl="2" w:tplc="3BC09E98">
      <w:start w:val="1"/>
      <w:numFmt w:val="bullet"/>
      <w:lvlText w:val=""/>
      <w:lvlJc w:val="left"/>
      <w:pPr>
        <w:ind w:left="2160" w:hanging="360"/>
      </w:pPr>
      <w:rPr>
        <w:rFonts w:ascii="Wingdings" w:hAnsi="Wingdings" w:hint="default"/>
      </w:rPr>
    </w:lvl>
    <w:lvl w:ilvl="3" w:tplc="A20C2DC2">
      <w:start w:val="1"/>
      <w:numFmt w:val="bullet"/>
      <w:lvlText w:val=""/>
      <w:lvlJc w:val="left"/>
      <w:pPr>
        <w:ind w:left="2880" w:hanging="360"/>
      </w:pPr>
      <w:rPr>
        <w:rFonts w:ascii="Symbol" w:hAnsi="Symbol" w:hint="default"/>
      </w:rPr>
    </w:lvl>
    <w:lvl w:ilvl="4" w:tplc="EFA4EB44">
      <w:start w:val="1"/>
      <w:numFmt w:val="bullet"/>
      <w:lvlText w:val="o"/>
      <w:lvlJc w:val="left"/>
      <w:pPr>
        <w:ind w:left="3600" w:hanging="360"/>
      </w:pPr>
      <w:rPr>
        <w:rFonts w:ascii="Courier New" w:hAnsi="Courier New" w:hint="default"/>
      </w:rPr>
    </w:lvl>
    <w:lvl w:ilvl="5" w:tplc="483450B2">
      <w:start w:val="1"/>
      <w:numFmt w:val="bullet"/>
      <w:lvlText w:val=""/>
      <w:lvlJc w:val="left"/>
      <w:pPr>
        <w:ind w:left="4320" w:hanging="360"/>
      </w:pPr>
      <w:rPr>
        <w:rFonts w:ascii="Wingdings" w:hAnsi="Wingdings" w:hint="default"/>
      </w:rPr>
    </w:lvl>
    <w:lvl w:ilvl="6" w:tplc="3670DCA2">
      <w:start w:val="1"/>
      <w:numFmt w:val="bullet"/>
      <w:lvlText w:val=""/>
      <w:lvlJc w:val="left"/>
      <w:pPr>
        <w:ind w:left="5040" w:hanging="360"/>
      </w:pPr>
      <w:rPr>
        <w:rFonts w:ascii="Symbol" w:hAnsi="Symbol" w:hint="default"/>
      </w:rPr>
    </w:lvl>
    <w:lvl w:ilvl="7" w:tplc="DA80F48E">
      <w:start w:val="1"/>
      <w:numFmt w:val="bullet"/>
      <w:lvlText w:val="o"/>
      <w:lvlJc w:val="left"/>
      <w:pPr>
        <w:ind w:left="5760" w:hanging="360"/>
      </w:pPr>
      <w:rPr>
        <w:rFonts w:ascii="Courier New" w:hAnsi="Courier New" w:hint="default"/>
      </w:rPr>
    </w:lvl>
    <w:lvl w:ilvl="8" w:tplc="9566E84C">
      <w:start w:val="1"/>
      <w:numFmt w:val="bullet"/>
      <w:lvlText w:val=""/>
      <w:lvlJc w:val="left"/>
      <w:pPr>
        <w:ind w:left="6480" w:hanging="360"/>
      </w:pPr>
      <w:rPr>
        <w:rFonts w:ascii="Wingdings" w:hAnsi="Wingdings" w:hint="default"/>
      </w:rPr>
    </w:lvl>
  </w:abstractNum>
  <w:abstractNum w:abstractNumId="5" w15:restartNumberingAfterBreak="0">
    <w:nsid w:val="10AD6B09"/>
    <w:multiLevelType w:val="hybridMultilevel"/>
    <w:tmpl w:val="6576FCA2"/>
    <w:lvl w:ilvl="0" w:tplc="9E62B11C">
      <w:start w:val="1"/>
      <w:numFmt w:val="bullet"/>
      <w:lvlText w:val=""/>
      <w:lvlJc w:val="left"/>
      <w:pPr>
        <w:ind w:left="720" w:hanging="360"/>
      </w:pPr>
      <w:rPr>
        <w:rFonts w:ascii="Symbol" w:hAnsi="Symbol" w:hint="default"/>
      </w:rPr>
    </w:lvl>
    <w:lvl w:ilvl="1" w:tplc="EC7836BA">
      <w:start w:val="1"/>
      <w:numFmt w:val="bullet"/>
      <w:lvlText w:val="o"/>
      <w:lvlJc w:val="left"/>
      <w:pPr>
        <w:ind w:left="1440" w:hanging="360"/>
      </w:pPr>
      <w:rPr>
        <w:rFonts w:ascii="Courier New" w:hAnsi="Courier New" w:hint="default"/>
      </w:rPr>
    </w:lvl>
    <w:lvl w:ilvl="2" w:tplc="D546617A">
      <w:start w:val="1"/>
      <w:numFmt w:val="bullet"/>
      <w:lvlText w:val=""/>
      <w:lvlJc w:val="left"/>
      <w:pPr>
        <w:ind w:left="2160" w:hanging="360"/>
      </w:pPr>
      <w:rPr>
        <w:rFonts w:ascii="Wingdings" w:hAnsi="Wingdings" w:hint="default"/>
      </w:rPr>
    </w:lvl>
    <w:lvl w:ilvl="3" w:tplc="EB72FD56">
      <w:start w:val="1"/>
      <w:numFmt w:val="bullet"/>
      <w:lvlText w:val=""/>
      <w:lvlJc w:val="left"/>
      <w:pPr>
        <w:ind w:left="2880" w:hanging="360"/>
      </w:pPr>
      <w:rPr>
        <w:rFonts w:ascii="Symbol" w:hAnsi="Symbol" w:hint="default"/>
      </w:rPr>
    </w:lvl>
    <w:lvl w:ilvl="4" w:tplc="5364B0C0">
      <w:start w:val="1"/>
      <w:numFmt w:val="bullet"/>
      <w:lvlText w:val="o"/>
      <w:lvlJc w:val="left"/>
      <w:pPr>
        <w:ind w:left="3600" w:hanging="360"/>
      </w:pPr>
      <w:rPr>
        <w:rFonts w:ascii="Courier New" w:hAnsi="Courier New" w:hint="default"/>
      </w:rPr>
    </w:lvl>
    <w:lvl w:ilvl="5" w:tplc="32B0FEEA">
      <w:start w:val="1"/>
      <w:numFmt w:val="bullet"/>
      <w:lvlText w:val=""/>
      <w:lvlJc w:val="left"/>
      <w:pPr>
        <w:ind w:left="4320" w:hanging="360"/>
      </w:pPr>
      <w:rPr>
        <w:rFonts w:ascii="Wingdings" w:hAnsi="Wingdings" w:hint="default"/>
      </w:rPr>
    </w:lvl>
    <w:lvl w:ilvl="6" w:tplc="FE2C74AE">
      <w:start w:val="1"/>
      <w:numFmt w:val="bullet"/>
      <w:lvlText w:val=""/>
      <w:lvlJc w:val="left"/>
      <w:pPr>
        <w:ind w:left="5040" w:hanging="360"/>
      </w:pPr>
      <w:rPr>
        <w:rFonts w:ascii="Symbol" w:hAnsi="Symbol" w:hint="default"/>
      </w:rPr>
    </w:lvl>
    <w:lvl w:ilvl="7" w:tplc="90A6CEE6">
      <w:start w:val="1"/>
      <w:numFmt w:val="bullet"/>
      <w:lvlText w:val="o"/>
      <w:lvlJc w:val="left"/>
      <w:pPr>
        <w:ind w:left="5760" w:hanging="360"/>
      </w:pPr>
      <w:rPr>
        <w:rFonts w:ascii="Courier New" w:hAnsi="Courier New" w:hint="default"/>
      </w:rPr>
    </w:lvl>
    <w:lvl w:ilvl="8" w:tplc="C3BEC802">
      <w:start w:val="1"/>
      <w:numFmt w:val="bullet"/>
      <w:lvlText w:val=""/>
      <w:lvlJc w:val="left"/>
      <w:pPr>
        <w:ind w:left="6480" w:hanging="360"/>
      </w:pPr>
      <w:rPr>
        <w:rFonts w:ascii="Wingdings" w:hAnsi="Wingdings" w:hint="default"/>
      </w:rPr>
    </w:lvl>
  </w:abstractNum>
  <w:abstractNum w:abstractNumId="6" w15:restartNumberingAfterBreak="0">
    <w:nsid w:val="11C90A0F"/>
    <w:multiLevelType w:val="hybridMultilevel"/>
    <w:tmpl w:val="98B294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3F7022"/>
    <w:multiLevelType w:val="hybridMultilevel"/>
    <w:tmpl w:val="E03CFDBC"/>
    <w:lvl w:ilvl="0" w:tplc="AE2C60B4">
      <w:start w:val="1"/>
      <w:numFmt w:val="bullet"/>
      <w:lvlText w:val=""/>
      <w:lvlJc w:val="left"/>
      <w:pPr>
        <w:ind w:left="720" w:hanging="360"/>
      </w:pPr>
      <w:rPr>
        <w:rFonts w:ascii="Symbol" w:hAnsi="Symbol" w:hint="default"/>
      </w:rPr>
    </w:lvl>
    <w:lvl w:ilvl="1" w:tplc="4AA0673C">
      <w:start w:val="1"/>
      <w:numFmt w:val="bullet"/>
      <w:lvlText w:val="o"/>
      <w:lvlJc w:val="left"/>
      <w:pPr>
        <w:ind w:left="1440" w:hanging="360"/>
      </w:pPr>
      <w:rPr>
        <w:rFonts w:ascii="Courier New" w:hAnsi="Courier New" w:hint="default"/>
      </w:rPr>
    </w:lvl>
    <w:lvl w:ilvl="2" w:tplc="D9BC82E6">
      <w:start w:val="1"/>
      <w:numFmt w:val="bullet"/>
      <w:lvlText w:val=""/>
      <w:lvlJc w:val="left"/>
      <w:pPr>
        <w:ind w:left="2160" w:hanging="360"/>
      </w:pPr>
      <w:rPr>
        <w:rFonts w:ascii="Wingdings" w:hAnsi="Wingdings" w:hint="default"/>
      </w:rPr>
    </w:lvl>
    <w:lvl w:ilvl="3" w:tplc="4CD262D6">
      <w:start w:val="1"/>
      <w:numFmt w:val="bullet"/>
      <w:lvlText w:val=""/>
      <w:lvlJc w:val="left"/>
      <w:pPr>
        <w:ind w:left="2880" w:hanging="360"/>
      </w:pPr>
      <w:rPr>
        <w:rFonts w:ascii="Symbol" w:hAnsi="Symbol" w:hint="default"/>
      </w:rPr>
    </w:lvl>
    <w:lvl w:ilvl="4" w:tplc="13AC2E94">
      <w:start w:val="1"/>
      <w:numFmt w:val="bullet"/>
      <w:lvlText w:val="o"/>
      <w:lvlJc w:val="left"/>
      <w:pPr>
        <w:ind w:left="3600" w:hanging="360"/>
      </w:pPr>
      <w:rPr>
        <w:rFonts w:ascii="Courier New" w:hAnsi="Courier New" w:hint="default"/>
      </w:rPr>
    </w:lvl>
    <w:lvl w:ilvl="5" w:tplc="558690CC">
      <w:start w:val="1"/>
      <w:numFmt w:val="bullet"/>
      <w:lvlText w:val=""/>
      <w:lvlJc w:val="left"/>
      <w:pPr>
        <w:ind w:left="4320" w:hanging="360"/>
      </w:pPr>
      <w:rPr>
        <w:rFonts w:ascii="Wingdings" w:hAnsi="Wingdings" w:hint="default"/>
      </w:rPr>
    </w:lvl>
    <w:lvl w:ilvl="6" w:tplc="495252A6">
      <w:start w:val="1"/>
      <w:numFmt w:val="bullet"/>
      <w:lvlText w:val=""/>
      <w:lvlJc w:val="left"/>
      <w:pPr>
        <w:ind w:left="5040" w:hanging="360"/>
      </w:pPr>
      <w:rPr>
        <w:rFonts w:ascii="Symbol" w:hAnsi="Symbol" w:hint="default"/>
      </w:rPr>
    </w:lvl>
    <w:lvl w:ilvl="7" w:tplc="2DAA28F6">
      <w:start w:val="1"/>
      <w:numFmt w:val="bullet"/>
      <w:lvlText w:val="o"/>
      <w:lvlJc w:val="left"/>
      <w:pPr>
        <w:ind w:left="5760" w:hanging="360"/>
      </w:pPr>
      <w:rPr>
        <w:rFonts w:ascii="Courier New" w:hAnsi="Courier New" w:hint="default"/>
      </w:rPr>
    </w:lvl>
    <w:lvl w:ilvl="8" w:tplc="E9F060D0">
      <w:start w:val="1"/>
      <w:numFmt w:val="bullet"/>
      <w:lvlText w:val=""/>
      <w:lvlJc w:val="left"/>
      <w:pPr>
        <w:ind w:left="6480" w:hanging="360"/>
      </w:pPr>
      <w:rPr>
        <w:rFonts w:ascii="Wingdings" w:hAnsi="Wingdings" w:hint="default"/>
      </w:rPr>
    </w:lvl>
  </w:abstractNum>
  <w:abstractNum w:abstractNumId="8" w15:restartNumberingAfterBreak="0">
    <w:nsid w:val="14DD0878"/>
    <w:multiLevelType w:val="hybridMultilevel"/>
    <w:tmpl w:val="0F3846D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D78AF"/>
    <w:multiLevelType w:val="hybridMultilevel"/>
    <w:tmpl w:val="B1688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134C50"/>
    <w:multiLevelType w:val="hybridMultilevel"/>
    <w:tmpl w:val="9A5AEE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905154"/>
    <w:multiLevelType w:val="hybridMultilevel"/>
    <w:tmpl w:val="9B56AB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DA039"/>
    <w:multiLevelType w:val="hybridMultilevel"/>
    <w:tmpl w:val="FFFFFFFF"/>
    <w:lvl w:ilvl="0" w:tplc="A89E5CCE">
      <w:start w:val="1"/>
      <w:numFmt w:val="bullet"/>
      <w:lvlText w:val=""/>
      <w:lvlJc w:val="left"/>
      <w:pPr>
        <w:ind w:left="720" w:hanging="360"/>
      </w:pPr>
      <w:rPr>
        <w:rFonts w:ascii="Symbol" w:hAnsi="Symbol" w:hint="default"/>
      </w:rPr>
    </w:lvl>
    <w:lvl w:ilvl="1" w:tplc="B802D88C">
      <w:start w:val="1"/>
      <w:numFmt w:val="bullet"/>
      <w:lvlText w:val="o"/>
      <w:lvlJc w:val="left"/>
      <w:pPr>
        <w:ind w:left="1440" w:hanging="360"/>
      </w:pPr>
      <w:rPr>
        <w:rFonts w:ascii="Courier New" w:hAnsi="Courier New" w:hint="default"/>
      </w:rPr>
    </w:lvl>
    <w:lvl w:ilvl="2" w:tplc="2EBA1950">
      <w:start w:val="1"/>
      <w:numFmt w:val="bullet"/>
      <w:lvlText w:val=""/>
      <w:lvlJc w:val="left"/>
      <w:pPr>
        <w:ind w:left="2160" w:hanging="360"/>
      </w:pPr>
      <w:rPr>
        <w:rFonts w:ascii="Wingdings" w:hAnsi="Wingdings" w:hint="default"/>
      </w:rPr>
    </w:lvl>
    <w:lvl w:ilvl="3" w:tplc="78168124">
      <w:start w:val="1"/>
      <w:numFmt w:val="bullet"/>
      <w:lvlText w:val=""/>
      <w:lvlJc w:val="left"/>
      <w:pPr>
        <w:ind w:left="2880" w:hanging="360"/>
      </w:pPr>
      <w:rPr>
        <w:rFonts w:ascii="Symbol" w:hAnsi="Symbol" w:hint="default"/>
      </w:rPr>
    </w:lvl>
    <w:lvl w:ilvl="4" w:tplc="E4AEA6EC">
      <w:start w:val="1"/>
      <w:numFmt w:val="bullet"/>
      <w:lvlText w:val="o"/>
      <w:lvlJc w:val="left"/>
      <w:pPr>
        <w:ind w:left="3600" w:hanging="360"/>
      </w:pPr>
      <w:rPr>
        <w:rFonts w:ascii="Courier New" w:hAnsi="Courier New" w:hint="default"/>
      </w:rPr>
    </w:lvl>
    <w:lvl w:ilvl="5" w:tplc="3008F96C">
      <w:start w:val="1"/>
      <w:numFmt w:val="bullet"/>
      <w:lvlText w:val=""/>
      <w:lvlJc w:val="left"/>
      <w:pPr>
        <w:ind w:left="4320" w:hanging="360"/>
      </w:pPr>
      <w:rPr>
        <w:rFonts w:ascii="Wingdings" w:hAnsi="Wingdings" w:hint="default"/>
      </w:rPr>
    </w:lvl>
    <w:lvl w:ilvl="6" w:tplc="324AB88C">
      <w:start w:val="1"/>
      <w:numFmt w:val="bullet"/>
      <w:lvlText w:val=""/>
      <w:lvlJc w:val="left"/>
      <w:pPr>
        <w:ind w:left="5040" w:hanging="360"/>
      </w:pPr>
      <w:rPr>
        <w:rFonts w:ascii="Symbol" w:hAnsi="Symbol" w:hint="default"/>
      </w:rPr>
    </w:lvl>
    <w:lvl w:ilvl="7" w:tplc="730E49DA">
      <w:start w:val="1"/>
      <w:numFmt w:val="bullet"/>
      <w:lvlText w:val="o"/>
      <w:lvlJc w:val="left"/>
      <w:pPr>
        <w:ind w:left="5760" w:hanging="360"/>
      </w:pPr>
      <w:rPr>
        <w:rFonts w:ascii="Courier New" w:hAnsi="Courier New" w:hint="default"/>
      </w:rPr>
    </w:lvl>
    <w:lvl w:ilvl="8" w:tplc="B78C212E">
      <w:start w:val="1"/>
      <w:numFmt w:val="bullet"/>
      <w:lvlText w:val=""/>
      <w:lvlJc w:val="left"/>
      <w:pPr>
        <w:ind w:left="6480" w:hanging="360"/>
      </w:pPr>
      <w:rPr>
        <w:rFonts w:ascii="Wingdings" w:hAnsi="Wingdings" w:hint="default"/>
      </w:rPr>
    </w:lvl>
  </w:abstractNum>
  <w:abstractNum w:abstractNumId="13" w15:restartNumberingAfterBreak="0">
    <w:nsid w:val="1CE4FA05"/>
    <w:multiLevelType w:val="hybridMultilevel"/>
    <w:tmpl w:val="FFFFFFFF"/>
    <w:lvl w:ilvl="0" w:tplc="E2DA536E">
      <w:start w:val="1"/>
      <w:numFmt w:val="bullet"/>
      <w:lvlText w:val=""/>
      <w:lvlJc w:val="left"/>
      <w:pPr>
        <w:ind w:left="720" w:hanging="360"/>
      </w:pPr>
      <w:rPr>
        <w:rFonts w:ascii="Symbol" w:hAnsi="Symbol" w:hint="default"/>
      </w:rPr>
    </w:lvl>
    <w:lvl w:ilvl="1" w:tplc="0936ABCA">
      <w:start w:val="1"/>
      <w:numFmt w:val="bullet"/>
      <w:lvlText w:val="o"/>
      <w:lvlJc w:val="left"/>
      <w:pPr>
        <w:ind w:left="1440" w:hanging="360"/>
      </w:pPr>
      <w:rPr>
        <w:rFonts w:ascii="Courier New" w:hAnsi="Courier New" w:hint="default"/>
      </w:rPr>
    </w:lvl>
    <w:lvl w:ilvl="2" w:tplc="E668AB44">
      <w:start w:val="1"/>
      <w:numFmt w:val="bullet"/>
      <w:lvlText w:val=""/>
      <w:lvlJc w:val="left"/>
      <w:pPr>
        <w:ind w:left="2160" w:hanging="360"/>
      </w:pPr>
      <w:rPr>
        <w:rFonts w:ascii="Wingdings" w:hAnsi="Wingdings" w:hint="default"/>
      </w:rPr>
    </w:lvl>
    <w:lvl w:ilvl="3" w:tplc="FD7075F8">
      <w:start w:val="1"/>
      <w:numFmt w:val="bullet"/>
      <w:lvlText w:val=""/>
      <w:lvlJc w:val="left"/>
      <w:pPr>
        <w:ind w:left="2880" w:hanging="360"/>
      </w:pPr>
      <w:rPr>
        <w:rFonts w:ascii="Symbol" w:hAnsi="Symbol" w:hint="default"/>
      </w:rPr>
    </w:lvl>
    <w:lvl w:ilvl="4" w:tplc="2DC4318C">
      <w:start w:val="1"/>
      <w:numFmt w:val="bullet"/>
      <w:lvlText w:val="o"/>
      <w:lvlJc w:val="left"/>
      <w:pPr>
        <w:ind w:left="3600" w:hanging="360"/>
      </w:pPr>
      <w:rPr>
        <w:rFonts w:ascii="Courier New" w:hAnsi="Courier New" w:hint="default"/>
      </w:rPr>
    </w:lvl>
    <w:lvl w:ilvl="5" w:tplc="53E29470">
      <w:start w:val="1"/>
      <w:numFmt w:val="bullet"/>
      <w:lvlText w:val=""/>
      <w:lvlJc w:val="left"/>
      <w:pPr>
        <w:ind w:left="4320" w:hanging="360"/>
      </w:pPr>
      <w:rPr>
        <w:rFonts w:ascii="Wingdings" w:hAnsi="Wingdings" w:hint="default"/>
      </w:rPr>
    </w:lvl>
    <w:lvl w:ilvl="6" w:tplc="2B0A93F4">
      <w:start w:val="1"/>
      <w:numFmt w:val="bullet"/>
      <w:lvlText w:val=""/>
      <w:lvlJc w:val="left"/>
      <w:pPr>
        <w:ind w:left="5040" w:hanging="360"/>
      </w:pPr>
      <w:rPr>
        <w:rFonts w:ascii="Symbol" w:hAnsi="Symbol" w:hint="default"/>
      </w:rPr>
    </w:lvl>
    <w:lvl w:ilvl="7" w:tplc="A184BE82">
      <w:start w:val="1"/>
      <w:numFmt w:val="bullet"/>
      <w:lvlText w:val="o"/>
      <w:lvlJc w:val="left"/>
      <w:pPr>
        <w:ind w:left="5760" w:hanging="360"/>
      </w:pPr>
      <w:rPr>
        <w:rFonts w:ascii="Courier New" w:hAnsi="Courier New" w:hint="default"/>
      </w:rPr>
    </w:lvl>
    <w:lvl w:ilvl="8" w:tplc="1CA8B2CA">
      <w:start w:val="1"/>
      <w:numFmt w:val="bullet"/>
      <w:lvlText w:val=""/>
      <w:lvlJc w:val="left"/>
      <w:pPr>
        <w:ind w:left="6480" w:hanging="360"/>
      </w:pPr>
      <w:rPr>
        <w:rFonts w:ascii="Wingdings" w:hAnsi="Wingdings" w:hint="default"/>
      </w:rPr>
    </w:lvl>
  </w:abstractNum>
  <w:abstractNum w:abstractNumId="14" w15:restartNumberingAfterBreak="0">
    <w:nsid w:val="20538E26"/>
    <w:multiLevelType w:val="hybridMultilevel"/>
    <w:tmpl w:val="4C548F72"/>
    <w:lvl w:ilvl="0" w:tplc="B0BE066C">
      <w:start w:val="1"/>
      <w:numFmt w:val="decimal"/>
      <w:lvlText w:val="%1."/>
      <w:lvlJc w:val="left"/>
      <w:pPr>
        <w:ind w:left="720" w:hanging="360"/>
      </w:pPr>
    </w:lvl>
    <w:lvl w:ilvl="1" w:tplc="C42A3444">
      <w:start w:val="1"/>
      <w:numFmt w:val="lowerLetter"/>
      <w:lvlText w:val="%2."/>
      <w:lvlJc w:val="left"/>
      <w:pPr>
        <w:ind w:left="1440" w:hanging="360"/>
      </w:pPr>
    </w:lvl>
    <w:lvl w:ilvl="2" w:tplc="A3F6C772">
      <w:start w:val="1"/>
      <w:numFmt w:val="lowerRoman"/>
      <w:lvlText w:val="%3."/>
      <w:lvlJc w:val="right"/>
      <w:pPr>
        <w:ind w:left="2160" w:hanging="180"/>
      </w:pPr>
    </w:lvl>
    <w:lvl w:ilvl="3" w:tplc="E2AEB220">
      <w:start w:val="1"/>
      <w:numFmt w:val="decimal"/>
      <w:lvlText w:val="%4."/>
      <w:lvlJc w:val="left"/>
      <w:pPr>
        <w:ind w:left="2880" w:hanging="360"/>
      </w:pPr>
    </w:lvl>
    <w:lvl w:ilvl="4" w:tplc="0100B7D4">
      <w:start w:val="1"/>
      <w:numFmt w:val="lowerLetter"/>
      <w:lvlText w:val="%5."/>
      <w:lvlJc w:val="left"/>
      <w:pPr>
        <w:ind w:left="3600" w:hanging="360"/>
      </w:pPr>
    </w:lvl>
    <w:lvl w:ilvl="5" w:tplc="D9AA125C">
      <w:start w:val="1"/>
      <w:numFmt w:val="lowerRoman"/>
      <w:lvlText w:val="%6."/>
      <w:lvlJc w:val="right"/>
      <w:pPr>
        <w:ind w:left="4320" w:hanging="180"/>
      </w:pPr>
    </w:lvl>
    <w:lvl w:ilvl="6" w:tplc="A3C6560E">
      <w:start w:val="1"/>
      <w:numFmt w:val="decimal"/>
      <w:lvlText w:val="%7."/>
      <w:lvlJc w:val="left"/>
      <w:pPr>
        <w:ind w:left="5040" w:hanging="360"/>
      </w:pPr>
    </w:lvl>
    <w:lvl w:ilvl="7" w:tplc="AB8CB41A">
      <w:start w:val="1"/>
      <w:numFmt w:val="lowerLetter"/>
      <w:lvlText w:val="%8."/>
      <w:lvlJc w:val="left"/>
      <w:pPr>
        <w:ind w:left="5760" w:hanging="360"/>
      </w:pPr>
    </w:lvl>
    <w:lvl w:ilvl="8" w:tplc="EA5A16C8">
      <w:start w:val="1"/>
      <w:numFmt w:val="lowerRoman"/>
      <w:lvlText w:val="%9."/>
      <w:lvlJc w:val="right"/>
      <w:pPr>
        <w:ind w:left="6480" w:hanging="180"/>
      </w:pPr>
    </w:lvl>
  </w:abstractNum>
  <w:abstractNum w:abstractNumId="15" w15:restartNumberingAfterBreak="0">
    <w:nsid w:val="22C64775"/>
    <w:multiLevelType w:val="hybridMultilevel"/>
    <w:tmpl w:val="E50C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9D4336"/>
    <w:multiLevelType w:val="multilevel"/>
    <w:tmpl w:val="8690C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A647ECE"/>
    <w:multiLevelType w:val="hybridMultilevel"/>
    <w:tmpl w:val="DD383CDA"/>
    <w:lvl w:ilvl="0" w:tplc="B532D39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9B29D4"/>
    <w:multiLevelType w:val="multilevel"/>
    <w:tmpl w:val="B6DA52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8C81D17"/>
    <w:multiLevelType w:val="hybridMultilevel"/>
    <w:tmpl w:val="72163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0E2535"/>
    <w:multiLevelType w:val="hybridMultilevel"/>
    <w:tmpl w:val="87F64794"/>
    <w:lvl w:ilvl="0" w:tplc="59FEDB12">
      <w:start w:val="1"/>
      <w:numFmt w:val="bullet"/>
      <w:lvlText w:val=""/>
      <w:lvlJc w:val="left"/>
      <w:pPr>
        <w:ind w:left="720" w:hanging="360"/>
      </w:pPr>
      <w:rPr>
        <w:rFonts w:ascii="Symbol" w:hAnsi="Symbol" w:hint="default"/>
      </w:rPr>
    </w:lvl>
    <w:lvl w:ilvl="1" w:tplc="D29A12C4">
      <w:start w:val="1"/>
      <w:numFmt w:val="bullet"/>
      <w:lvlText w:val="o"/>
      <w:lvlJc w:val="left"/>
      <w:pPr>
        <w:ind w:left="1440" w:hanging="360"/>
      </w:pPr>
      <w:rPr>
        <w:rFonts w:ascii="Courier New" w:hAnsi="Courier New" w:hint="default"/>
      </w:rPr>
    </w:lvl>
    <w:lvl w:ilvl="2" w:tplc="326A58C6">
      <w:start w:val="1"/>
      <w:numFmt w:val="bullet"/>
      <w:lvlText w:val=""/>
      <w:lvlJc w:val="left"/>
      <w:pPr>
        <w:ind w:left="2160" w:hanging="360"/>
      </w:pPr>
      <w:rPr>
        <w:rFonts w:ascii="Wingdings" w:hAnsi="Wingdings" w:hint="default"/>
      </w:rPr>
    </w:lvl>
    <w:lvl w:ilvl="3" w:tplc="1018B1D6">
      <w:start w:val="1"/>
      <w:numFmt w:val="bullet"/>
      <w:lvlText w:val=""/>
      <w:lvlJc w:val="left"/>
      <w:pPr>
        <w:ind w:left="2880" w:hanging="360"/>
      </w:pPr>
      <w:rPr>
        <w:rFonts w:ascii="Symbol" w:hAnsi="Symbol" w:hint="default"/>
      </w:rPr>
    </w:lvl>
    <w:lvl w:ilvl="4" w:tplc="01F8D6EC">
      <w:start w:val="1"/>
      <w:numFmt w:val="bullet"/>
      <w:lvlText w:val="o"/>
      <w:lvlJc w:val="left"/>
      <w:pPr>
        <w:ind w:left="3600" w:hanging="360"/>
      </w:pPr>
      <w:rPr>
        <w:rFonts w:ascii="Courier New" w:hAnsi="Courier New" w:hint="default"/>
      </w:rPr>
    </w:lvl>
    <w:lvl w:ilvl="5" w:tplc="AE64A7F6">
      <w:start w:val="1"/>
      <w:numFmt w:val="bullet"/>
      <w:lvlText w:val=""/>
      <w:lvlJc w:val="left"/>
      <w:pPr>
        <w:ind w:left="4320" w:hanging="360"/>
      </w:pPr>
      <w:rPr>
        <w:rFonts w:ascii="Wingdings" w:hAnsi="Wingdings" w:hint="default"/>
      </w:rPr>
    </w:lvl>
    <w:lvl w:ilvl="6" w:tplc="0A34D230">
      <w:start w:val="1"/>
      <w:numFmt w:val="bullet"/>
      <w:lvlText w:val=""/>
      <w:lvlJc w:val="left"/>
      <w:pPr>
        <w:ind w:left="5040" w:hanging="360"/>
      </w:pPr>
      <w:rPr>
        <w:rFonts w:ascii="Symbol" w:hAnsi="Symbol" w:hint="default"/>
      </w:rPr>
    </w:lvl>
    <w:lvl w:ilvl="7" w:tplc="F4DA00E0">
      <w:start w:val="1"/>
      <w:numFmt w:val="bullet"/>
      <w:lvlText w:val="o"/>
      <w:lvlJc w:val="left"/>
      <w:pPr>
        <w:ind w:left="5760" w:hanging="360"/>
      </w:pPr>
      <w:rPr>
        <w:rFonts w:ascii="Courier New" w:hAnsi="Courier New" w:hint="default"/>
      </w:rPr>
    </w:lvl>
    <w:lvl w:ilvl="8" w:tplc="F04C5B8A">
      <w:start w:val="1"/>
      <w:numFmt w:val="bullet"/>
      <w:lvlText w:val=""/>
      <w:lvlJc w:val="left"/>
      <w:pPr>
        <w:ind w:left="6480" w:hanging="360"/>
      </w:pPr>
      <w:rPr>
        <w:rFonts w:ascii="Wingdings" w:hAnsi="Wingdings" w:hint="default"/>
      </w:rPr>
    </w:lvl>
  </w:abstractNum>
  <w:abstractNum w:abstractNumId="21" w15:restartNumberingAfterBreak="0">
    <w:nsid w:val="4E8FFE41"/>
    <w:multiLevelType w:val="hybridMultilevel"/>
    <w:tmpl w:val="2E0E4C3A"/>
    <w:lvl w:ilvl="0" w:tplc="D8C82078">
      <w:start w:val="1"/>
      <w:numFmt w:val="decimal"/>
      <w:lvlText w:val="%1."/>
      <w:lvlJc w:val="left"/>
      <w:pPr>
        <w:ind w:left="720" w:hanging="360"/>
      </w:pPr>
    </w:lvl>
    <w:lvl w:ilvl="1" w:tplc="1822495E">
      <w:start w:val="1"/>
      <w:numFmt w:val="lowerLetter"/>
      <w:lvlText w:val="%2."/>
      <w:lvlJc w:val="left"/>
      <w:pPr>
        <w:ind w:left="1440" w:hanging="360"/>
      </w:pPr>
    </w:lvl>
    <w:lvl w:ilvl="2" w:tplc="0D609D92">
      <w:start w:val="1"/>
      <w:numFmt w:val="lowerRoman"/>
      <w:lvlText w:val="%3."/>
      <w:lvlJc w:val="right"/>
      <w:pPr>
        <w:ind w:left="2160" w:hanging="180"/>
      </w:pPr>
    </w:lvl>
    <w:lvl w:ilvl="3" w:tplc="52304ECA">
      <w:start w:val="1"/>
      <w:numFmt w:val="decimal"/>
      <w:lvlText w:val="%4."/>
      <w:lvlJc w:val="left"/>
      <w:pPr>
        <w:ind w:left="2880" w:hanging="360"/>
      </w:pPr>
    </w:lvl>
    <w:lvl w:ilvl="4" w:tplc="1C949D10">
      <w:start w:val="1"/>
      <w:numFmt w:val="lowerLetter"/>
      <w:lvlText w:val="%5."/>
      <w:lvlJc w:val="left"/>
      <w:pPr>
        <w:ind w:left="3600" w:hanging="360"/>
      </w:pPr>
    </w:lvl>
    <w:lvl w:ilvl="5" w:tplc="1BBEBFFE">
      <w:start w:val="1"/>
      <w:numFmt w:val="lowerRoman"/>
      <w:lvlText w:val="%6."/>
      <w:lvlJc w:val="right"/>
      <w:pPr>
        <w:ind w:left="4320" w:hanging="180"/>
      </w:pPr>
    </w:lvl>
    <w:lvl w:ilvl="6" w:tplc="F57EAB52">
      <w:start w:val="1"/>
      <w:numFmt w:val="decimal"/>
      <w:lvlText w:val="%7."/>
      <w:lvlJc w:val="left"/>
      <w:pPr>
        <w:ind w:left="5040" w:hanging="360"/>
      </w:pPr>
    </w:lvl>
    <w:lvl w:ilvl="7" w:tplc="E7765BD4">
      <w:start w:val="1"/>
      <w:numFmt w:val="lowerLetter"/>
      <w:lvlText w:val="%8."/>
      <w:lvlJc w:val="left"/>
      <w:pPr>
        <w:ind w:left="5760" w:hanging="360"/>
      </w:pPr>
    </w:lvl>
    <w:lvl w:ilvl="8" w:tplc="2C588492">
      <w:start w:val="1"/>
      <w:numFmt w:val="lowerRoman"/>
      <w:lvlText w:val="%9."/>
      <w:lvlJc w:val="right"/>
      <w:pPr>
        <w:ind w:left="6480" w:hanging="180"/>
      </w:pPr>
    </w:lvl>
  </w:abstractNum>
  <w:abstractNum w:abstractNumId="22" w15:restartNumberingAfterBreak="0">
    <w:nsid w:val="54091B00"/>
    <w:multiLevelType w:val="hybridMultilevel"/>
    <w:tmpl w:val="5AD05760"/>
    <w:lvl w:ilvl="0" w:tplc="35264B9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726097"/>
    <w:multiLevelType w:val="hybridMultilevel"/>
    <w:tmpl w:val="8C5064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82477B"/>
    <w:multiLevelType w:val="hybridMultilevel"/>
    <w:tmpl w:val="1E68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B82420"/>
    <w:multiLevelType w:val="hybridMultilevel"/>
    <w:tmpl w:val="9A5AEE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7B139E2"/>
    <w:multiLevelType w:val="hybridMultilevel"/>
    <w:tmpl w:val="18640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43196"/>
    <w:multiLevelType w:val="multilevel"/>
    <w:tmpl w:val="2F507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A3E719D"/>
    <w:multiLevelType w:val="hybridMultilevel"/>
    <w:tmpl w:val="C6DA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A04A2"/>
    <w:multiLevelType w:val="hybridMultilevel"/>
    <w:tmpl w:val="0B60DF6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CB5DD3B"/>
    <w:multiLevelType w:val="hybridMultilevel"/>
    <w:tmpl w:val="F082737E"/>
    <w:lvl w:ilvl="0" w:tplc="23CE1BCA">
      <w:start w:val="1"/>
      <w:numFmt w:val="decimal"/>
      <w:lvlText w:val="%1."/>
      <w:lvlJc w:val="left"/>
      <w:pPr>
        <w:ind w:left="720" w:hanging="360"/>
      </w:pPr>
    </w:lvl>
    <w:lvl w:ilvl="1" w:tplc="52EA2FCC">
      <w:start w:val="1"/>
      <w:numFmt w:val="lowerLetter"/>
      <w:lvlText w:val="%2."/>
      <w:lvlJc w:val="left"/>
      <w:pPr>
        <w:ind w:left="1440" w:hanging="360"/>
      </w:pPr>
    </w:lvl>
    <w:lvl w:ilvl="2" w:tplc="2D907D9A">
      <w:start w:val="1"/>
      <w:numFmt w:val="lowerRoman"/>
      <w:lvlText w:val="%3."/>
      <w:lvlJc w:val="right"/>
      <w:pPr>
        <w:ind w:left="2160" w:hanging="180"/>
      </w:pPr>
    </w:lvl>
    <w:lvl w:ilvl="3" w:tplc="08C4B0AC">
      <w:start w:val="1"/>
      <w:numFmt w:val="decimal"/>
      <w:lvlText w:val="%4."/>
      <w:lvlJc w:val="left"/>
      <w:pPr>
        <w:ind w:left="2880" w:hanging="360"/>
      </w:pPr>
    </w:lvl>
    <w:lvl w:ilvl="4" w:tplc="2CC6FAC4">
      <w:start w:val="1"/>
      <w:numFmt w:val="lowerLetter"/>
      <w:lvlText w:val="%5."/>
      <w:lvlJc w:val="left"/>
      <w:pPr>
        <w:ind w:left="3600" w:hanging="360"/>
      </w:pPr>
    </w:lvl>
    <w:lvl w:ilvl="5" w:tplc="FC0AAF86">
      <w:start w:val="1"/>
      <w:numFmt w:val="lowerRoman"/>
      <w:lvlText w:val="%6."/>
      <w:lvlJc w:val="right"/>
      <w:pPr>
        <w:ind w:left="4320" w:hanging="180"/>
      </w:pPr>
    </w:lvl>
    <w:lvl w:ilvl="6" w:tplc="359602EA">
      <w:start w:val="1"/>
      <w:numFmt w:val="decimal"/>
      <w:lvlText w:val="%7."/>
      <w:lvlJc w:val="left"/>
      <w:pPr>
        <w:ind w:left="5040" w:hanging="360"/>
      </w:pPr>
    </w:lvl>
    <w:lvl w:ilvl="7" w:tplc="15328F22">
      <w:start w:val="1"/>
      <w:numFmt w:val="lowerLetter"/>
      <w:lvlText w:val="%8."/>
      <w:lvlJc w:val="left"/>
      <w:pPr>
        <w:ind w:left="5760" w:hanging="360"/>
      </w:pPr>
    </w:lvl>
    <w:lvl w:ilvl="8" w:tplc="903E355A">
      <w:start w:val="1"/>
      <w:numFmt w:val="lowerRoman"/>
      <w:lvlText w:val="%9."/>
      <w:lvlJc w:val="right"/>
      <w:pPr>
        <w:ind w:left="6480" w:hanging="180"/>
      </w:pPr>
    </w:lvl>
  </w:abstractNum>
  <w:abstractNum w:abstractNumId="31" w15:restartNumberingAfterBreak="0">
    <w:nsid w:val="7D987B58"/>
    <w:multiLevelType w:val="hybridMultilevel"/>
    <w:tmpl w:val="AFD037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FB76878"/>
    <w:multiLevelType w:val="hybridMultilevel"/>
    <w:tmpl w:val="13DE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3601149">
    <w:abstractNumId w:val="30"/>
  </w:num>
  <w:num w:numId="2" w16cid:durableId="1230773625">
    <w:abstractNumId w:val="14"/>
  </w:num>
  <w:num w:numId="3" w16cid:durableId="85273814">
    <w:abstractNumId w:val="2"/>
  </w:num>
  <w:num w:numId="4" w16cid:durableId="304313166">
    <w:abstractNumId w:val="17"/>
  </w:num>
  <w:num w:numId="5" w16cid:durableId="1171260806">
    <w:abstractNumId w:val="22"/>
  </w:num>
  <w:num w:numId="6" w16cid:durableId="2065761050">
    <w:abstractNumId w:val="11"/>
  </w:num>
  <w:num w:numId="7" w16cid:durableId="5521237">
    <w:abstractNumId w:val="0"/>
  </w:num>
  <w:num w:numId="8" w16cid:durableId="1450663028">
    <w:abstractNumId w:val="27"/>
  </w:num>
  <w:num w:numId="9" w16cid:durableId="1358199353">
    <w:abstractNumId w:val="16"/>
  </w:num>
  <w:num w:numId="10" w16cid:durableId="1843668345">
    <w:abstractNumId w:val="18"/>
  </w:num>
  <w:num w:numId="11" w16cid:durableId="2115517293">
    <w:abstractNumId w:val="9"/>
  </w:num>
  <w:num w:numId="12" w16cid:durableId="282155851">
    <w:abstractNumId w:val="10"/>
  </w:num>
  <w:num w:numId="13" w16cid:durableId="223413473">
    <w:abstractNumId w:val="25"/>
  </w:num>
  <w:num w:numId="14" w16cid:durableId="857042542">
    <w:abstractNumId w:val="23"/>
  </w:num>
  <w:num w:numId="15" w16cid:durableId="1784763224">
    <w:abstractNumId w:val="8"/>
  </w:num>
  <w:num w:numId="16" w16cid:durableId="618337966">
    <w:abstractNumId w:val="24"/>
  </w:num>
  <w:num w:numId="17" w16cid:durableId="45223304">
    <w:abstractNumId w:val="12"/>
  </w:num>
  <w:num w:numId="18" w16cid:durableId="1670139143">
    <w:abstractNumId w:val="19"/>
  </w:num>
  <w:num w:numId="19" w16cid:durableId="265968495">
    <w:abstractNumId w:val="28"/>
  </w:num>
  <w:num w:numId="20" w16cid:durableId="392697562">
    <w:abstractNumId w:val="6"/>
  </w:num>
  <w:num w:numId="21" w16cid:durableId="583489271">
    <w:abstractNumId w:val="1"/>
  </w:num>
  <w:num w:numId="22" w16cid:durableId="1787769368">
    <w:abstractNumId w:val="29"/>
  </w:num>
  <w:num w:numId="23" w16cid:durableId="990523921">
    <w:abstractNumId w:val="20"/>
  </w:num>
  <w:num w:numId="24" w16cid:durableId="1747067075">
    <w:abstractNumId w:val="21"/>
  </w:num>
  <w:num w:numId="25" w16cid:durableId="164705543">
    <w:abstractNumId w:val="26"/>
  </w:num>
  <w:num w:numId="26" w16cid:durableId="1287274213">
    <w:abstractNumId w:val="3"/>
  </w:num>
  <w:num w:numId="27" w16cid:durableId="1978996721">
    <w:abstractNumId w:val="15"/>
  </w:num>
  <w:num w:numId="28" w16cid:durableId="1839923225">
    <w:abstractNumId w:val="13"/>
  </w:num>
  <w:num w:numId="29" w16cid:durableId="2019654829">
    <w:abstractNumId w:val="4"/>
  </w:num>
  <w:num w:numId="30" w16cid:durableId="967589580">
    <w:abstractNumId w:val="31"/>
  </w:num>
  <w:num w:numId="31" w16cid:durableId="27880438">
    <w:abstractNumId w:val="32"/>
  </w:num>
  <w:num w:numId="32" w16cid:durableId="367989712">
    <w:abstractNumId w:val="7"/>
  </w:num>
  <w:num w:numId="33" w16cid:durableId="8755022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llie Kesilewski">
    <w15:presenceInfo w15:providerId="AD" w15:userId="S::callie.kesilewski@spartans.ut.edu::48579c31-b369-4402-8c94-1051261633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0B"/>
    <w:rsid w:val="000012CB"/>
    <w:rsid w:val="00001A8D"/>
    <w:rsid w:val="00002405"/>
    <w:rsid w:val="00002CC5"/>
    <w:rsid w:val="00002D89"/>
    <w:rsid w:val="00005A4C"/>
    <w:rsid w:val="00005B33"/>
    <w:rsid w:val="00006023"/>
    <w:rsid w:val="0000645C"/>
    <w:rsid w:val="000069D8"/>
    <w:rsid w:val="00007327"/>
    <w:rsid w:val="00010A4A"/>
    <w:rsid w:val="000117E5"/>
    <w:rsid w:val="000118DA"/>
    <w:rsid w:val="00013D4B"/>
    <w:rsid w:val="00016651"/>
    <w:rsid w:val="000171E7"/>
    <w:rsid w:val="0002269A"/>
    <w:rsid w:val="00023E63"/>
    <w:rsid w:val="00026152"/>
    <w:rsid w:val="00026E06"/>
    <w:rsid w:val="00027CFF"/>
    <w:rsid w:val="000307E7"/>
    <w:rsid w:val="00031685"/>
    <w:rsid w:val="00032060"/>
    <w:rsid w:val="00032E1F"/>
    <w:rsid w:val="00032E39"/>
    <w:rsid w:val="0003759B"/>
    <w:rsid w:val="00037E5B"/>
    <w:rsid w:val="00041F7C"/>
    <w:rsid w:val="000424EF"/>
    <w:rsid w:val="00042BB8"/>
    <w:rsid w:val="000443C3"/>
    <w:rsid w:val="0004526B"/>
    <w:rsid w:val="00045305"/>
    <w:rsid w:val="000456BE"/>
    <w:rsid w:val="000466A3"/>
    <w:rsid w:val="00051DFD"/>
    <w:rsid w:val="000534D0"/>
    <w:rsid w:val="00053607"/>
    <w:rsid w:val="00054049"/>
    <w:rsid w:val="0005769D"/>
    <w:rsid w:val="00064985"/>
    <w:rsid w:val="00064DA0"/>
    <w:rsid w:val="000658D0"/>
    <w:rsid w:val="00065A21"/>
    <w:rsid w:val="000664E5"/>
    <w:rsid w:val="0007048F"/>
    <w:rsid w:val="00070672"/>
    <w:rsid w:val="000716EB"/>
    <w:rsid w:val="00072787"/>
    <w:rsid w:val="00072BF5"/>
    <w:rsid w:val="00072C7B"/>
    <w:rsid w:val="00072CDA"/>
    <w:rsid w:val="000735E1"/>
    <w:rsid w:val="00073C20"/>
    <w:rsid w:val="0007495B"/>
    <w:rsid w:val="00076668"/>
    <w:rsid w:val="00077FBB"/>
    <w:rsid w:val="00080597"/>
    <w:rsid w:val="00080985"/>
    <w:rsid w:val="00081DCC"/>
    <w:rsid w:val="00084C63"/>
    <w:rsid w:val="0008503E"/>
    <w:rsid w:val="000905D2"/>
    <w:rsid w:val="000907AE"/>
    <w:rsid w:val="000912DC"/>
    <w:rsid w:val="0009387D"/>
    <w:rsid w:val="00093BDC"/>
    <w:rsid w:val="00094871"/>
    <w:rsid w:val="000961DC"/>
    <w:rsid w:val="000A4D9D"/>
    <w:rsid w:val="000A7B6B"/>
    <w:rsid w:val="000B0311"/>
    <w:rsid w:val="000B0B63"/>
    <w:rsid w:val="000B2D65"/>
    <w:rsid w:val="000B4A60"/>
    <w:rsid w:val="000B5675"/>
    <w:rsid w:val="000B6F8E"/>
    <w:rsid w:val="000B7783"/>
    <w:rsid w:val="000C0604"/>
    <w:rsid w:val="000C1AD5"/>
    <w:rsid w:val="000C2DCC"/>
    <w:rsid w:val="000C2E5F"/>
    <w:rsid w:val="000C40FE"/>
    <w:rsid w:val="000C732F"/>
    <w:rsid w:val="000D1850"/>
    <w:rsid w:val="000D1948"/>
    <w:rsid w:val="000D1BEB"/>
    <w:rsid w:val="000D5332"/>
    <w:rsid w:val="000D734D"/>
    <w:rsid w:val="000E02EA"/>
    <w:rsid w:val="000E183F"/>
    <w:rsid w:val="000E1A55"/>
    <w:rsid w:val="000E241D"/>
    <w:rsid w:val="000E3893"/>
    <w:rsid w:val="000E4855"/>
    <w:rsid w:val="000E6990"/>
    <w:rsid w:val="000F0AC5"/>
    <w:rsid w:val="000F10D5"/>
    <w:rsid w:val="000F5187"/>
    <w:rsid w:val="000F668E"/>
    <w:rsid w:val="000F6FD5"/>
    <w:rsid w:val="00101854"/>
    <w:rsid w:val="001023E9"/>
    <w:rsid w:val="0010308F"/>
    <w:rsid w:val="001031CB"/>
    <w:rsid w:val="00105566"/>
    <w:rsid w:val="00106096"/>
    <w:rsid w:val="00106152"/>
    <w:rsid w:val="001064C0"/>
    <w:rsid w:val="00106B51"/>
    <w:rsid w:val="00110770"/>
    <w:rsid w:val="001138AF"/>
    <w:rsid w:val="001148A2"/>
    <w:rsid w:val="00115FC1"/>
    <w:rsid w:val="00116410"/>
    <w:rsid w:val="00116873"/>
    <w:rsid w:val="00117279"/>
    <w:rsid w:val="00120716"/>
    <w:rsid w:val="001220AB"/>
    <w:rsid w:val="00122A7D"/>
    <w:rsid w:val="00124379"/>
    <w:rsid w:val="00126A40"/>
    <w:rsid w:val="00126C6C"/>
    <w:rsid w:val="001271D5"/>
    <w:rsid w:val="001305EB"/>
    <w:rsid w:val="0013076E"/>
    <w:rsid w:val="001312FD"/>
    <w:rsid w:val="001328C7"/>
    <w:rsid w:val="00132E53"/>
    <w:rsid w:val="00135087"/>
    <w:rsid w:val="001357BF"/>
    <w:rsid w:val="00140D71"/>
    <w:rsid w:val="00141F50"/>
    <w:rsid w:val="001447BB"/>
    <w:rsid w:val="001448CA"/>
    <w:rsid w:val="00144BF0"/>
    <w:rsid w:val="0014570A"/>
    <w:rsid w:val="001467A8"/>
    <w:rsid w:val="001477E6"/>
    <w:rsid w:val="0015107A"/>
    <w:rsid w:val="00152BB7"/>
    <w:rsid w:val="00155037"/>
    <w:rsid w:val="00155112"/>
    <w:rsid w:val="001628DD"/>
    <w:rsid w:val="00162C09"/>
    <w:rsid w:val="001642C2"/>
    <w:rsid w:val="00164A14"/>
    <w:rsid w:val="00164C09"/>
    <w:rsid w:val="00164FBC"/>
    <w:rsid w:val="001651C3"/>
    <w:rsid w:val="00165A76"/>
    <w:rsid w:val="00166127"/>
    <w:rsid w:val="00167BBE"/>
    <w:rsid w:val="001705D7"/>
    <w:rsid w:val="00170B9F"/>
    <w:rsid w:val="00170CCC"/>
    <w:rsid w:val="001735DB"/>
    <w:rsid w:val="001742C3"/>
    <w:rsid w:val="001755F6"/>
    <w:rsid w:val="00175BA1"/>
    <w:rsid w:val="00175D1D"/>
    <w:rsid w:val="001822A5"/>
    <w:rsid w:val="001846DD"/>
    <w:rsid w:val="00184833"/>
    <w:rsid w:val="00184B1E"/>
    <w:rsid w:val="00185AAF"/>
    <w:rsid w:val="00186408"/>
    <w:rsid w:val="00186B67"/>
    <w:rsid w:val="00187D21"/>
    <w:rsid w:val="00187E34"/>
    <w:rsid w:val="0019187A"/>
    <w:rsid w:val="00191A77"/>
    <w:rsid w:val="00195A14"/>
    <w:rsid w:val="00195F3C"/>
    <w:rsid w:val="00196F77"/>
    <w:rsid w:val="001A1647"/>
    <w:rsid w:val="001A1B35"/>
    <w:rsid w:val="001A2222"/>
    <w:rsid w:val="001A354F"/>
    <w:rsid w:val="001B1724"/>
    <w:rsid w:val="001B1D09"/>
    <w:rsid w:val="001B2C1D"/>
    <w:rsid w:val="001B3839"/>
    <w:rsid w:val="001B460D"/>
    <w:rsid w:val="001B4908"/>
    <w:rsid w:val="001B4D1F"/>
    <w:rsid w:val="001B57DF"/>
    <w:rsid w:val="001B6947"/>
    <w:rsid w:val="001B7068"/>
    <w:rsid w:val="001B7087"/>
    <w:rsid w:val="001B716E"/>
    <w:rsid w:val="001B7A36"/>
    <w:rsid w:val="001C01E6"/>
    <w:rsid w:val="001C14D7"/>
    <w:rsid w:val="001C2229"/>
    <w:rsid w:val="001C4EDC"/>
    <w:rsid w:val="001C5B0F"/>
    <w:rsid w:val="001D06A5"/>
    <w:rsid w:val="001D0963"/>
    <w:rsid w:val="001D2320"/>
    <w:rsid w:val="001D2BD2"/>
    <w:rsid w:val="001D3EBB"/>
    <w:rsid w:val="001E0499"/>
    <w:rsid w:val="001E17CA"/>
    <w:rsid w:val="001E229B"/>
    <w:rsid w:val="001E2FDF"/>
    <w:rsid w:val="001E3CB2"/>
    <w:rsid w:val="001E3F98"/>
    <w:rsid w:val="001E4D9E"/>
    <w:rsid w:val="001E5144"/>
    <w:rsid w:val="001E608D"/>
    <w:rsid w:val="001E641C"/>
    <w:rsid w:val="001E6FB2"/>
    <w:rsid w:val="001E70B7"/>
    <w:rsid w:val="001F2FFD"/>
    <w:rsid w:val="001F428D"/>
    <w:rsid w:val="001F47B2"/>
    <w:rsid w:val="001F53A0"/>
    <w:rsid w:val="001F5703"/>
    <w:rsid w:val="0020114A"/>
    <w:rsid w:val="0020180E"/>
    <w:rsid w:val="00201E83"/>
    <w:rsid w:val="00203112"/>
    <w:rsid w:val="00203A03"/>
    <w:rsid w:val="00205DEE"/>
    <w:rsid w:val="00206227"/>
    <w:rsid w:val="00213245"/>
    <w:rsid w:val="00214A5B"/>
    <w:rsid w:val="00216736"/>
    <w:rsid w:val="00216AA1"/>
    <w:rsid w:val="002208CB"/>
    <w:rsid w:val="002209C4"/>
    <w:rsid w:val="00220FAA"/>
    <w:rsid w:val="002222BB"/>
    <w:rsid w:val="002245B8"/>
    <w:rsid w:val="00224D2B"/>
    <w:rsid w:val="00225A52"/>
    <w:rsid w:val="002261FE"/>
    <w:rsid w:val="00226456"/>
    <w:rsid w:val="00226F48"/>
    <w:rsid w:val="00230972"/>
    <w:rsid w:val="002309B4"/>
    <w:rsid w:val="00231546"/>
    <w:rsid w:val="00235AC7"/>
    <w:rsid w:val="00235E1C"/>
    <w:rsid w:val="00237093"/>
    <w:rsid w:val="00243B8B"/>
    <w:rsid w:val="00244ED0"/>
    <w:rsid w:val="00245C6D"/>
    <w:rsid w:val="00246E4E"/>
    <w:rsid w:val="002539BC"/>
    <w:rsid w:val="002569D8"/>
    <w:rsid w:val="00260E71"/>
    <w:rsid w:val="002610B0"/>
    <w:rsid w:val="00262796"/>
    <w:rsid w:val="00264E51"/>
    <w:rsid w:val="0026514D"/>
    <w:rsid w:val="002675A1"/>
    <w:rsid w:val="002710A5"/>
    <w:rsid w:val="00271972"/>
    <w:rsid w:val="002740F8"/>
    <w:rsid w:val="00275440"/>
    <w:rsid w:val="00281173"/>
    <w:rsid w:val="002821AE"/>
    <w:rsid w:val="00282637"/>
    <w:rsid w:val="002827FB"/>
    <w:rsid w:val="00283672"/>
    <w:rsid w:val="00283760"/>
    <w:rsid w:val="00284064"/>
    <w:rsid w:val="00284E92"/>
    <w:rsid w:val="002853F3"/>
    <w:rsid w:val="00285437"/>
    <w:rsid w:val="00286DD7"/>
    <w:rsid w:val="00290D26"/>
    <w:rsid w:val="002914EB"/>
    <w:rsid w:val="002926BC"/>
    <w:rsid w:val="00295570"/>
    <w:rsid w:val="00296196"/>
    <w:rsid w:val="00296C0C"/>
    <w:rsid w:val="0029750E"/>
    <w:rsid w:val="002A0D72"/>
    <w:rsid w:val="002A1013"/>
    <w:rsid w:val="002A16E2"/>
    <w:rsid w:val="002A2966"/>
    <w:rsid w:val="002A3BEF"/>
    <w:rsid w:val="002A5248"/>
    <w:rsid w:val="002A5913"/>
    <w:rsid w:val="002A5D1A"/>
    <w:rsid w:val="002A7A80"/>
    <w:rsid w:val="002B448C"/>
    <w:rsid w:val="002B4535"/>
    <w:rsid w:val="002B551D"/>
    <w:rsid w:val="002B77FA"/>
    <w:rsid w:val="002B7F28"/>
    <w:rsid w:val="002C0280"/>
    <w:rsid w:val="002C1D67"/>
    <w:rsid w:val="002C2CF4"/>
    <w:rsid w:val="002C3FAC"/>
    <w:rsid w:val="002C42CF"/>
    <w:rsid w:val="002C52AE"/>
    <w:rsid w:val="002C564E"/>
    <w:rsid w:val="002C65C5"/>
    <w:rsid w:val="002C6B6A"/>
    <w:rsid w:val="002D03B3"/>
    <w:rsid w:val="002D057B"/>
    <w:rsid w:val="002D19FB"/>
    <w:rsid w:val="002D1D96"/>
    <w:rsid w:val="002D549B"/>
    <w:rsid w:val="002D5569"/>
    <w:rsid w:val="002D67B7"/>
    <w:rsid w:val="002E071E"/>
    <w:rsid w:val="002E0DB7"/>
    <w:rsid w:val="002E1FA3"/>
    <w:rsid w:val="002E304A"/>
    <w:rsid w:val="002E4C44"/>
    <w:rsid w:val="002E71F3"/>
    <w:rsid w:val="002E7268"/>
    <w:rsid w:val="002F145E"/>
    <w:rsid w:val="002F2B9C"/>
    <w:rsid w:val="002F333B"/>
    <w:rsid w:val="003011EF"/>
    <w:rsid w:val="00301FAC"/>
    <w:rsid w:val="00306E35"/>
    <w:rsid w:val="00312DFC"/>
    <w:rsid w:val="00313A62"/>
    <w:rsid w:val="003144AD"/>
    <w:rsid w:val="00316061"/>
    <w:rsid w:val="00316331"/>
    <w:rsid w:val="00316B1F"/>
    <w:rsid w:val="003171C1"/>
    <w:rsid w:val="00317D70"/>
    <w:rsid w:val="00321C03"/>
    <w:rsid w:val="003225C4"/>
    <w:rsid w:val="003240AF"/>
    <w:rsid w:val="00324651"/>
    <w:rsid w:val="003250F2"/>
    <w:rsid w:val="003271AF"/>
    <w:rsid w:val="00327770"/>
    <w:rsid w:val="00327BBD"/>
    <w:rsid w:val="00331DCA"/>
    <w:rsid w:val="00331F86"/>
    <w:rsid w:val="0033209B"/>
    <w:rsid w:val="00345AB0"/>
    <w:rsid w:val="00345CA4"/>
    <w:rsid w:val="00345F49"/>
    <w:rsid w:val="00346EC3"/>
    <w:rsid w:val="00352E20"/>
    <w:rsid w:val="00352F5B"/>
    <w:rsid w:val="00356442"/>
    <w:rsid w:val="00357060"/>
    <w:rsid w:val="0035750F"/>
    <w:rsid w:val="00357DBA"/>
    <w:rsid w:val="00357E2C"/>
    <w:rsid w:val="00360112"/>
    <w:rsid w:val="003602D7"/>
    <w:rsid w:val="00360E16"/>
    <w:rsid w:val="003612A2"/>
    <w:rsid w:val="00361F70"/>
    <w:rsid w:val="00362E02"/>
    <w:rsid w:val="00363363"/>
    <w:rsid w:val="00363636"/>
    <w:rsid w:val="00363AD7"/>
    <w:rsid w:val="003643D6"/>
    <w:rsid w:val="00365800"/>
    <w:rsid w:val="00367D3B"/>
    <w:rsid w:val="00370073"/>
    <w:rsid w:val="0037367F"/>
    <w:rsid w:val="003756D3"/>
    <w:rsid w:val="00375F3F"/>
    <w:rsid w:val="00376693"/>
    <w:rsid w:val="00382000"/>
    <w:rsid w:val="0038311F"/>
    <w:rsid w:val="00387116"/>
    <w:rsid w:val="0038791A"/>
    <w:rsid w:val="003879A5"/>
    <w:rsid w:val="00391A84"/>
    <w:rsid w:val="003920D7"/>
    <w:rsid w:val="00392A26"/>
    <w:rsid w:val="00392B8C"/>
    <w:rsid w:val="00395CB1"/>
    <w:rsid w:val="00395CC7"/>
    <w:rsid w:val="00395D02"/>
    <w:rsid w:val="00397B06"/>
    <w:rsid w:val="003A2F76"/>
    <w:rsid w:val="003A4E86"/>
    <w:rsid w:val="003A4FE0"/>
    <w:rsid w:val="003A6FE6"/>
    <w:rsid w:val="003A7572"/>
    <w:rsid w:val="003B20B4"/>
    <w:rsid w:val="003B38FA"/>
    <w:rsid w:val="003B3A38"/>
    <w:rsid w:val="003B4DEA"/>
    <w:rsid w:val="003B6B10"/>
    <w:rsid w:val="003B7D02"/>
    <w:rsid w:val="003C0B87"/>
    <w:rsid w:val="003C1175"/>
    <w:rsid w:val="003C2098"/>
    <w:rsid w:val="003C217B"/>
    <w:rsid w:val="003C255C"/>
    <w:rsid w:val="003C44DA"/>
    <w:rsid w:val="003C46AA"/>
    <w:rsid w:val="003C52F6"/>
    <w:rsid w:val="003C5607"/>
    <w:rsid w:val="003C5BE8"/>
    <w:rsid w:val="003D0019"/>
    <w:rsid w:val="003D13C5"/>
    <w:rsid w:val="003D2D79"/>
    <w:rsid w:val="003D4908"/>
    <w:rsid w:val="003D65C9"/>
    <w:rsid w:val="003D678D"/>
    <w:rsid w:val="003D7642"/>
    <w:rsid w:val="003E0C8B"/>
    <w:rsid w:val="003E1866"/>
    <w:rsid w:val="003E49D4"/>
    <w:rsid w:val="003E5E34"/>
    <w:rsid w:val="003E6B59"/>
    <w:rsid w:val="003E7DAC"/>
    <w:rsid w:val="003F2111"/>
    <w:rsid w:val="003F270D"/>
    <w:rsid w:val="003F2AE1"/>
    <w:rsid w:val="003F33D0"/>
    <w:rsid w:val="003F4919"/>
    <w:rsid w:val="003F64AD"/>
    <w:rsid w:val="003F733A"/>
    <w:rsid w:val="003F7427"/>
    <w:rsid w:val="00400F12"/>
    <w:rsid w:val="00400FB0"/>
    <w:rsid w:val="00401BA3"/>
    <w:rsid w:val="004028E7"/>
    <w:rsid w:val="00402B43"/>
    <w:rsid w:val="00403179"/>
    <w:rsid w:val="004036BD"/>
    <w:rsid w:val="00404B90"/>
    <w:rsid w:val="00404B97"/>
    <w:rsid w:val="00404D55"/>
    <w:rsid w:val="00406F6C"/>
    <w:rsid w:val="00411F61"/>
    <w:rsid w:val="00412D53"/>
    <w:rsid w:val="00413094"/>
    <w:rsid w:val="00413A5E"/>
    <w:rsid w:val="004144CF"/>
    <w:rsid w:val="0041652C"/>
    <w:rsid w:val="00420F4A"/>
    <w:rsid w:val="00421391"/>
    <w:rsid w:val="00421826"/>
    <w:rsid w:val="00421880"/>
    <w:rsid w:val="00421AD3"/>
    <w:rsid w:val="004222A5"/>
    <w:rsid w:val="00423831"/>
    <w:rsid w:val="00424912"/>
    <w:rsid w:val="00427673"/>
    <w:rsid w:val="00430811"/>
    <w:rsid w:val="00430CF2"/>
    <w:rsid w:val="00431C7E"/>
    <w:rsid w:val="00432513"/>
    <w:rsid w:val="004327B9"/>
    <w:rsid w:val="0043295F"/>
    <w:rsid w:val="00432D39"/>
    <w:rsid w:val="004355BE"/>
    <w:rsid w:val="004364F8"/>
    <w:rsid w:val="00436CED"/>
    <w:rsid w:val="004372D6"/>
    <w:rsid w:val="00437875"/>
    <w:rsid w:val="0044170B"/>
    <w:rsid w:val="004418FE"/>
    <w:rsid w:val="00441910"/>
    <w:rsid w:val="00443051"/>
    <w:rsid w:val="004442EE"/>
    <w:rsid w:val="00444497"/>
    <w:rsid w:val="0044491A"/>
    <w:rsid w:val="004512BD"/>
    <w:rsid w:val="004574FF"/>
    <w:rsid w:val="0045C8A7"/>
    <w:rsid w:val="0046110C"/>
    <w:rsid w:val="00461D8C"/>
    <w:rsid w:val="00461EF1"/>
    <w:rsid w:val="00461F49"/>
    <w:rsid w:val="00462725"/>
    <w:rsid w:val="00463E25"/>
    <w:rsid w:val="00464D3A"/>
    <w:rsid w:val="00465019"/>
    <w:rsid w:val="0046725C"/>
    <w:rsid w:val="00470139"/>
    <w:rsid w:val="00470954"/>
    <w:rsid w:val="004713E0"/>
    <w:rsid w:val="00471BBF"/>
    <w:rsid w:val="00474DC3"/>
    <w:rsid w:val="00474F87"/>
    <w:rsid w:val="00475936"/>
    <w:rsid w:val="004767C5"/>
    <w:rsid w:val="004773BD"/>
    <w:rsid w:val="0047749F"/>
    <w:rsid w:val="0047754D"/>
    <w:rsid w:val="00480E6D"/>
    <w:rsid w:val="00481183"/>
    <w:rsid w:val="0048169C"/>
    <w:rsid w:val="004841BB"/>
    <w:rsid w:val="004845CC"/>
    <w:rsid w:val="0048647B"/>
    <w:rsid w:val="0049125C"/>
    <w:rsid w:val="004949F4"/>
    <w:rsid w:val="00495B56"/>
    <w:rsid w:val="00497054"/>
    <w:rsid w:val="004977FF"/>
    <w:rsid w:val="004A0CD0"/>
    <w:rsid w:val="004A0DDE"/>
    <w:rsid w:val="004A0E85"/>
    <w:rsid w:val="004A371F"/>
    <w:rsid w:val="004A54D6"/>
    <w:rsid w:val="004A6D3C"/>
    <w:rsid w:val="004B3B45"/>
    <w:rsid w:val="004B3B9B"/>
    <w:rsid w:val="004B3EE0"/>
    <w:rsid w:val="004B5E6A"/>
    <w:rsid w:val="004B6489"/>
    <w:rsid w:val="004B76A1"/>
    <w:rsid w:val="004B7C22"/>
    <w:rsid w:val="004C0AAC"/>
    <w:rsid w:val="004C3D6B"/>
    <w:rsid w:val="004C55DE"/>
    <w:rsid w:val="004C629A"/>
    <w:rsid w:val="004C67EE"/>
    <w:rsid w:val="004D1C8B"/>
    <w:rsid w:val="004D236D"/>
    <w:rsid w:val="004D2C82"/>
    <w:rsid w:val="004D2FC6"/>
    <w:rsid w:val="004D3FA3"/>
    <w:rsid w:val="004D4A52"/>
    <w:rsid w:val="004D5ABA"/>
    <w:rsid w:val="004D5E47"/>
    <w:rsid w:val="004D6C95"/>
    <w:rsid w:val="004D7833"/>
    <w:rsid w:val="004E0B12"/>
    <w:rsid w:val="004E1142"/>
    <w:rsid w:val="004E4C68"/>
    <w:rsid w:val="004E5111"/>
    <w:rsid w:val="004E7825"/>
    <w:rsid w:val="004F09A6"/>
    <w:rsid w:val="004F0A4C"/>
    <w:rsid w:val="004F290A"/>
    <w:rsid w:val="004F4F14"/>
    <w:rsid w:val="004F50ED"/>
    <w:rsid w:val="004F72DF"/>
    <w:rsid w:val="004F7DF1"/>
    <w:rsid w:val="005006A3"/>
    <w:rsid w:val="00501484"/>
    <w:rsid w:val="00502FCE"/>
    <w:rsid w:val="00504D0E"/>
    <w:rsid w:val="00504ED0"/>
    <w:rsid w:val="00506795"/>
    <w:rsid w:val="00506B5D"/>
    <w:rsid w:val="00507ADE"/>
    <w:rsid w:val="00514174"/>
    <w:rsid w:val="00517D0C"/>
    <w:rsid w:val="0052226D"/>
    <w:rsid w:val="00522E28"/>
    <w:rsid w:val="005230CD"/>
    <w:rsid w:val="00523DA3"/>
    <w:rsid w:val="0052594C"/>
    <w:rsid w:val="00530638"/>
    <w:rsid w:val="005307CE"/>
    <w:rsid w:val="005334C1"/>
    <w:rsid w:val="00536D34"/>
    <w:rsid w:val="00537980"/>
    <w:rsid w:val="00540D9D"/>
    <w:rsid w:val="00542A76"/>
    <w:rsid w:val="0054333C"/>
    <w:rsid w:val="005439DA"/>
    <w:rsid w:val="00546FA8"/>
    <w:rsid w:val="0055028E"/>
    <w:rsid w:val="00551908"/>
    <w:rsid w:val="00553207"/>
    <w:rsid w:val="00553CB7"/>
    <w:rsid w:val="00554A6E"/>
    <w:rsid w:val="005566B0"/>
    <w:rsid w:val="0055CB27"/>
    <w:rsid w:val="005620CC"/>
    <w:rsid w:val="00562917"/>
    <w:rsid w:val="00562B2D"/>
    <w:rsid w:val="00563392"/>
    <w:rsid w:val="0056394C"/>
    <w:rsid w:val="005672FB"/>
    <w:rsid w:val="0056777A"/>
    <w:rsid w:val="005678AB"/>
    <w:rsid w:val="0057054F"/>
    <w:rsid w:val="00570648"/>
    <w:rsid w:val="00571760"/>
    <w:rsid w:val="00573760"/>
    <w:rsid w:val="00575409"/>
    <w:rsid w:val="00575C59"/>
    <w:rsid w:val="0057685C"/>
    <w:rsid w:val="005770BC"/>
    <w:rsid w:val="0057733E"/>
    <w:rsid w:val="00577EDD"/>
    <w:rsid w:val="00580D31"/>
    <w:rsid w:val="0058153B"/>
    <w:rsid w:val="00584332"/>
    <w:rsid w:val="005844CB"/>
    <w:rsid w:val="00587685"/>
    <w:rsid w:val="0059180E"/>
    <w:rsid w:val="005922D2"/>
    <w:rsid w:val="00593D10"/>
    <w:rsid w:val="00595212"/>
    <w:rsid w:val="00596EB2"/>
    <w:rsid w:val="00597470"/>
    <w:rsid w:val="00597965"/>
    <w:rsid w:val="005A1DA5"/>
    <w:rsid w:val="005A2295"/>
    <w:rsid w:val="005A5A26"/>
    <w:rsid w:val="005A6087"/>
    <w:rsid w:val="005A630F"/>
    <w:rsid w:val="005A6A66"/>
    <w:rsid w:val="005A6C70"/>
    <w:rsid w:val="005A7160"/>
    <w:rsid w:val="005A79ED"/>
    <w:rsid w:val="005A7C64"/>
    <w:rsid w:val="005B0A90"/>
    <w:rsid w:val="005B2695"/>
    <w:rsid w:val="005B2EB4"/>
    <w:rsid w:val="005B37EE"/>
    <w:rsid w:val="005B3C2F"/>
    <w:rsid w:val="005C173F"/>
    <w:rsid w:val="005C2055"/>
    <w:rsid w:val="005C3ADE"/>
    <w:rsid w:val="005C5C4F"/>
    <w:rsid w:val="005C5EC4"/>
    <w:rsid w:val="005D040A"/>
    <w:rsid w:val="005D05D2"/>
    <w:rsid w:val="005D18BE"/>
    <w:rsid w:val="005D1F22"/>
    <w:rsid w:val="005D231B"/>
    <w:rsid w:val="005D4D4C"/>
    <w:rsid w:val="005D7990"/>
    <w:rsid w:val="005E13CD"/>
    <w:rsid w:val="005E445E"/>
    <w:rsid w:val="005F0C00"/>
    <w:rsid w:val="005F0CAD"/>
    <w:rsid w:val="005F1069"/>
    <w:rsid w:val="005F2BAA"/>
    <w:rsid w:val="005F378C"/>
    <w:rsid w:val="005F50D0"/>
    <w:rsid w:val="005F6B13"/>
    <w:rsid w:val="005F7AE8"/>
    <w:rsid w:val="00600EDA"/>
    <w:rsid w:val="006014E1"/>
    <w:rsid w:val="00602F3F"/>
    <w:rsid w:val="00606474"/>
    <w:rsid w:val="006110DE"/>
    <w:rsid w:val="0061172B"/>
    <w:rsid w:val="006135CB"/>
    <w:rsid w:val="006144EE"/>
    <w:rsid w:val="00615C57"/>
    <w:rsid w:val="00617461"/>
    <w:rsid w:val="00617909"/>
    <w:rsid w:val="00620CC6"/>
    <w:rsid w:val="006233B3"/>
    <w:rsid w:val="00623773"/>
    <w:rsid w:val="00623C98"/>
    <w:rsid w:val="00624F6D"/>
    <w:rsid w:val="006262FC"/>
    <w:rsid w:val="00627EF9"/>
    <w:rsid w:val="006300D1"/>
    <w:rsid w:val="006306B2"/>
    <w:rsid w:val="00630884"/>
    <w:rsid w:val="006321E8"/>
    <w:rsid w:val="00632780"/>
    <w:rsid w:val="006328B6"/>
    <w:rsid w:val="00634A9C"/>
    <w:rsid w:val="00634BBA"/>
    <w:rsid w:val="0063714F"/>
    <w:rsid w:val="00640A98"/>
    <w:rsid w:val="00640EBA"/>
    <w:rsid w:val="006415A0"/>
    <w:rsid w:val="00642758"/>
    <w:rsid w:val="0064352E"/>
    <w:rsid w:val="00643FF9"/>
    <w:rsid w:val="0064452E"/>
    <w:rsid w:val="0064557A"/>
    <w:rsid w:val="00646262"/>
    <w:rsid w:val="0064666D"/>
    <w:rsid w:val="0064D6A4"/>
    <w:rsid w:val="006530A2"/>
    <w:rsid w:val="00653BDE"/>
    <w:rsid w:val="00655793"/>
    <w:rsid w:val="00660314"/>
    <w:rsid w:val="0066114A"/>
    <w:rsid w:val="00661220"/>
    <w:rsid w:val="006618D7"/>
    <w:rsid w:val="0066371B"/>
    <w:rsid w:val="00663903"/>
    <w:rsid w:val="00671FBA"/>
    <w:rsid w:val="006741D2"/>
    <w:rsid w:val="006766A6"/>
    <w:rsid w:val="00676878"/>
    <w:rsid w:val="00677E64"/>
    <w:rsid w:val="00680521"/>
    <w:rsid w:val="0068090F"/>
    <w:rsid w:val="0068183C"/>
    <w:rsid w:val="00681E15"/>
    <w:rsid w:val="00681FB9"/>
    <w:rsid w:val="00682F29"/>
    <w:rsid w:val="00684798"/>
    <w:rsid w:val="0068521B"/>
    <w:rsid w:val="00686D09"/>
    <w:rsid w:val="006871B0"/>
    <w:rsid w:val="00687FBC"/>
    <w:rsid w:val="00690275"/>
    <w:rsid w:val="00690F2F"/>
    <w:rsid w:val="006922E2"/>
    <w:rsid w:val="00693243"/>
    <w:rsid w:val="00693870"/>
    <w:rsid w:val="006948A4"/>
    <w:rsid w:val="00694C9B"/>
    <w:rsid w:val="00695110"/>
    <w:rsid w:val="006962B4"/>
    <w:rsid w:val="006979AF"/>
    <w:rsid w:val="006A12AD"/>
    <w:rsid w:val="006A3DE8"/>
    <w:rsid w:val="006A4B92"/>
    <w:rsid w:val="006A4F48"/>
    <w:rsid w:val="006A7176"/>
    <w:rsid w:val="006A7CA7"/>
    <w:rsid w:val="006B0DF2"/>
    <w:rsid w:val="006B126E"/>
    <w:rsid w:val="006B1D2A"/>
    <w:rsid w:val="006B1D88"/>
    <w:rsid w:val="006B1DE4"/>
    <w:rsid w:val="006B24AE"/>
    <w:rsid w:val="006B2B15"/>
    <w:rsid w:val="006B2F89"/>
    <w:rsid w:val="006B4241"/>
    <w:rsid w:val="006B4C07"/>
    <w:rsid w:val="006B5578"/>
    <w:rsid w:val="006B5A9F"/>
    <w:rsid w:val="006B5B6A"/>
    <w:rsid w:val="006B5CE8"/>
    <w:rsid w:val="006B6339"/>
    <w:rsid w:val="006C2631"/>
    <w:rsid w:val="006C36D1"/>
    <w:rsid w:val="006C5517"/>
    <w:rsid w:val="006C638B"/>
    <w:rsid w:val="006C642C"/>
    <w:rsid w:val="006C760A"/>
    <w:rsid w:val="006D07CA"/>
    <w:rsid w:val="006D15AF"/>
    <w:rsid w:val="006D1886"/>
    <w:rsid w:val="006D1AD0"/>
    <w:rsid w:val="006D2BA4"/>
    <w:rsid w:val="006D31DF"/>
    <w:rsid w:val="006D3812"/>
    <w:rsid w:val="006D48E5"/>
    <w:rsid w:val="006D7455"/>
    <w:rsid w:val="006E1047"/>
    <w:rsid w:val="006E19E9"/>
    <w:rsid w:val="006E243C"/>
    <w:rsid w:val="006E2F1B"/>
    <w:rsid w:val="006F0C16"/>
    <w:rsid w:val="006F28E1"/>
    <w:rsid w:val="006F2E43"/>
    <w:rsid w:val="006F2F75"/>
    <w:rsid w:val="006F36F2"/>
    <w:rsid w:val="006F38FA"/>
    <w:rsid w:val="006F3EF0"/>
    <w:rsid w:val="006F5663"/>
    <w:rsid w:val="006F62C6"/>
    <w:rsid w:val="006F6490"/>
    <w:rsid w:val="006F6C39"/>
    <w:rsid w:val="006F6DE2"/>
    <w:rsid w:val="00703AF1"/>
    <w:rsid w:val="00706D5C"/>
    <w:rsid w:val="00707D48"/>
    <w:rsid w:val="007102A0"/>
    <w:rsid w:val="00710E9B"/>
    <w:rsid w:val="0071228C"/>
    <w:rsid w:val="0071259F"/>
    <w:rsid w:val="00712988"/>
    <w:rsid w:val="00712FA2"/>
    <w:rsid w:val="007131FD"/>
    <w:rsid w:val="007141E8"/>
    <w:rsid w:val="007161D4"/>
    <w:rsid w:val="00723E0C"/>
    <w:rsid w:val="0072489E"/>
    <w:rsid w:val="00725BC8"/>
    <w:rsid w:val="00726890"/>
    <w:rsid w:val="00726D13"/>
    <w:rsid w:val="00726E63"/>
    <w:rsid w:val="007276E0"/>
    <w:rsid w:val="00727913"/>
    <w:rsid w:val="00727D24"/>
    <w:rsid w:val="0073156F"/>
    <w:rsid w:val="007329CF"/>
    <w:rsid w:val="00732A46"/>
    <w:rsid w:val="00733B0A"/>
    <w:rsid w:val="0073560A"/>
    <w:rsid w:val="00737717"/>
    <w:rsid w:val="0073776B"/>
    <w:rsid w:val="00737E41"/>
    <w:rsid w:val="00737EC4"/>
    <w:rsid w:val="007426DD"/>
    <w:rsid w:val="00742B41"/>
    <w:rsid w:val="00744183"/>
    <w:rsid w:val="00745293"/>
    <w:rsid w:val="00746A7E"/>
    <w:rsid w:val="007470A7"/>
    <w:rsid w:val="00750609"/>
    <w:rsid w:val="00750842"/>
    <w:rsid w:val="00752417"/>
    <w:rsid w:val="007538E6"/>
    <w:rsid w:val="00753E28"/>
    <w:rsid w:val="00756879"/>
    <w:rsid w:val="00757640"/>
    <w:rsid w:val="00760A60"/>
    <w:rsid w:val="00766C4A"/>
    <w:rsid w:val="007670CA"/>
    <w:rsid w:val="0077081C"/>
    <w:rsid w:val="00770AF1"/>
    <w:rsid w:val="007713ED"/>
    <w:rsid w:val="00771FD3"/>
    <w:rsid w:val="00772B18"/>
    <w:rsid w:val="00774863"/>
    <w:rsid w:val="0077725E"/>
    <w:rsid w:val="00781AB6"/>
    <w:rsid w:val="00785232"/>
    <w:rsid w:val="00786E26"/>
    <w:rsid w:val="00787323"/>
    <w:rsid w:val="007879C7"/>
    <w:rsid w:val="00790247"/>
    <w:rsid w:val="00790691"/>
    <w:rsid w:val="0079138C"/>
    <w:rsid w:val="00791FCC"/>
    <w:rsid w:val="00793851"/>
    <w:rsid w:val="007955BA"/>
    <w:rsid w:val="00796BF4"/>
    <w:rsid w:val="00797398"/>
    <w:rsid w:val="0079765F"/>
    <w:rsid w:val="00797688"/>
    <w:rsid w:val="00797ABC"/>
    <w:rsid w:val="007A0584"/>
    <w:rsid w:val="007A12F7"/>
    <w:rsid w:val="007A13B3"/>
    <w:rsid w:val="007A13EC"/>
    <w:rsid w:val="007A2D71"/>
    <w:rsid w:val="007A2F52"/>
    <w:rsid w:val="007A42EA"/>
    <w:rsid w:val="007A5A63"/>
    <w:rsid w:val="007A662E"/>
    <w:rsid w:val="007B0905"/>
    <w:rsid w:val="007B3A9E"/>
    <w:rsid w:val="007B74A8"/>
    <w:rsid w:val="007B7594"/>
    <w:rsid w:val="007C0D71"/>
    <w:rsid w:val="007C1168"/>
    <w:rsid w:val="007C11F0"/>
    <w:rsid w:val="007C1B98"/>
    <w:rsid w:val="007C1DEF"/>
    <w:rsid w:val="007C60EE"/>
    <w:rsid w:val="007C637F"/>
    <w:rsid w:val="007D00FC"/>
    <w:rsid w:val="007D274F"/>
    <w:rsid w:val="007D2DA8"/>
    <w:rsid w:val="007D38A1"/>
    <w:rsid w:val="007D3D33"/>
    <w:rsid w:val="007D42F3"/>
    <w:rsid w:val="007D4B46"/>
    <w:rsid w:val="007D6890"/>
    <w:rsid w:val="007D79D5"/>
    <w:rsid w:val="007DA2D9"/>
    <w:rsid w:val="007E3F41"/>
    <w:rsid w:val="007E575A"/>
    <w:rsid w:val="007E5B35"/>
    <w:rsid w:val="007E7CA3"/>
    <w:rsid w:val="007E7FA2"/>
    <w:rsid w:val="007F016C"/>
    <w:rsid w:val="007F11F4"/>
    <w:rsid w:val="007F30E5"/>
    <w:rsid w:val="007F37AA"/>
    <w:rsid w:val="007F5856"/>
    <w:rsid w:val="007F589C"/>
    <w:rsid w:val="00802440"/>
    <w:rsid w:val="00811230"/>
    <w:rsid w:val="00812639"/>
    <w:rsid w:val="008143B3"/>
    <w:rsid w:val="00814620"/>
    <w:rsid w:val="008166B5"/>
    <w:rsid w:val="008232B7"/>
    <w:rsid w:val="008245C4"/>
    <w:rsid w:val="00827392"/>
    <w:rsid w:val="0082741C"/>
    <w:rsid w:val="0082759A"/>
    <w:rsid w:val="008314B7"/>
    <w:rsid w:val="008335D0"/>
    <w:rsid w:val="008351EF"/>
    <w:rsid w:val="0083544F"/>
    <w:rsid w:val="008377FB"/>
    <w:rsid w:val="008411D1"/>
    <w:rsid w:val="00842AC9"/>
    <w:rsid w:val="0084365D"/>
    <w:rsid w:val="0084410F"/>
    <w:rsid w:val="00845078"/>
    <w:rsid w:val="008471A7"/>
    <w:rsid w:val="008472BD"/>
    <w:rsid w:val="00852BCB"/>
    <w:rsid w:val="008545A3"/>
    <w:rsid w:val="00854B9E"/>
    <w:rsid w:val="0085588D"/>
    <w:rsid w:val="00855F98"/>
    <w:rsid w:val="00860A35"/>
    <w:rsid w:val="00860E81"/>
    <w:rsid w:val="00861FCB"/>
    <w:rsid w:val="00866C1A"/>
    <w:rsid w:val="00866CD0"/>
    <w:rsid w:val="00866FAC"/>
    <w:rsid w:val="0086799C"/>
    <w:rsid w:val="00867DCF"/>
    <w:rsid w:val="008707C0"/>
    <w:rsid w:val="008709F2"/>
    <w:rsid w:val="00870C4B"/>
    <w:rsid w:val="00870E4C"/>
    <w:rsid w:val="008715EC"/>
    <w:rsid w:val="00871B67"/>
    <w:rsid w:val="008736E7"/>
    <w:rsid w:val="0088016C"/>
    <w:rsid w:val="00881028"/>
    <w:rsid w:val="00882424"/>
    <w:rsid w:val="00882D9B"/>
    <w:rsid w:val="008834D3"/>
    <w:rsid w:val="00883BB0"/>
    <w:rsid w:val="00886733"/>
    <w:rsid w:val="008877D9"/>
    <w:rsid w:val="00892A6C"/>
    <w:rsid w:val="00892D09"/>
    <w:rsid w:val="00893593"/>
    <w:rsid w:val="008A0BF9"/>
    <w:rsid w:val="008A18A8"/>
    <w:rsid w:val="008A1C1A"/>
    <w:rsid w:val="008A257A"/>
    <w:rsid w:val="008A4221"/>
    <w:rsid w:val="008A5AB6"/>
    <w:rsid w:val="008A7BA5"/>
    <w:rsid w:val="008B000D"/>
    <w:rsid w:val="008B1703"/>
    <w:rsid w:val="008B1873"/>
    <w:rsid w:val="008B2C95"/>
    <w:rsid w:val="008B2CCB"/>
    <w:rsid w:val="008B3250"/>
    <w:rsid w:val="008B4395"/>
    <w:rsid w:val="008B4461"/>
    <w:rsid w:val="008B499C"/>
    <w:rsid w:val="008B5BB5"/>
    <w:rsid w:val="008B6939"/>
    <w:rsid w:val="008C3500"/>
    <w:rsid w:val="008C3771"/>
    <w:rsid w:val="008C399D"/>
    <w:rsid w:val="008C4345"/>
    <w:rsid w:val="008C54AC"/>
    <w:rsid w:val="008C5A39"/>
    <w:rsid w:val="008C7BC7"/>
    <w:rsid w:val="008D07D3"/>
    <w:rsid w:val="008D1887"/>
    <w:rsid w:val="008D19E1"/>
    <w:rsid w:val="008D2DF4"/>
    <w:rsid w:val="008D3524"/>
    <w:rsid w:val="008D36FD"/>
    <w:rsid w:val="008D5EC4"/>
    <w:rsid w:val="008D67CD"/>
    <w:rsid w:val="008E1198"/>
    <w:rsid w:val="008E11B6"/>
    <w:rsid w:val="008E151D"/>
    <w:rsid w:val="008E28ED"/>
    <w:rsid w:val="008E2A17"/>
    <w:rsid w:val="008E3AA9"/>
    <w:rsid w:val="008F1188"/>
    <w:rsid w:val="008F1745"/>
    <w:rsid w:val="008F2BC6"/>
    <w:rsid w:val="008F3BE5"/>
    <w:rsid w:val="008F3C45"/>
    <w:rsid w:val="008F4F69"/>
    <w:rsid w:val="008F5FF9"/>
    <w:rsid w:val="008F69C9"/>
    <w:rsid w:val="008F743B"/>
    <w:rsid w:val="00903612"/>
    <w:rsid w:val="009041A9"/>
    <w:rsid w:val="00905E3D"/>
    <w:rsid w:val="009127A0"/>
    <w:rsid w:val="009137A5"/>
    <w:rsid w:val="0091572E"/>
    <w:rsid w:val="00921151"/>
    <w:rsid w:val="00921CB0"/>
    <w:rsid w:val="00925949"/>
    <w:rsid w:val="00927CA6"/>
    <w:rsid w:val="00927D5B"/>
    <w:rsid w:val="009306DC"/>
    <w:rsid w:val="00931D1F"/>
    <w:rsid w:val="00932287"/>
    <w:rsid w:val="00932DD2"/>
    <w:rsid w:val="00935758"/>
    <w:rsid w:val="00935BD6"/>
    <w:rsid w:val="00935FEA"/>
    <w:rsid w:val="0093797D"/>
    <w:rsid w:val="009402EA"/>
    <w:rsid w:val="00942128"/>
    <w:rsid w:val="00945D89"/>
    <w:rsid w:val="0094658A"/>
    <w:rsid w:val="00947879"/>
    <w:rsid w:val="0095077D"/>
    <w:rsid w:val="009517DE"/>
    <w:rsid w:val="00951960"/>
    <w:rsid w:val="00952FFD"/>
    <w:rsid w:val="00953A4C"/>
    <w:rsid w:val="00953E9B"/>
    <w:rsid w:val="009544D7"/>
    <w:rsid w:val="00955C4C"/>
    <w:rsid w:val="00956217"/>
    <w:rsid w:val="00956DBE"/>
    <w:rsid w:val="00957006"/>
    <w:rsid w:val="00960218"/>
    <w:rsid w:val="00961F3B"/>
    <w:rsid w:val="009628E5"/>
    <w:rsid w:val="0096645E"/>
    <w:rsid w:val="00967A9B"/>
    <w:rsid w:val="009714BB"/>
    <w:rsid w:val="00972830"/>
    <w:rsid w:val="009739E7"/>
    <w:rsid w:val="00973E60"/>
    <w:rsid w:val="00973EB5"/>
    <w:rsid w:val="009749A3"/>
    <w:rsid w:val="00978F47"/>
    <w:rsid w:val="00980021"/>
    <w:rsid w:val="0098154C"/>
    <w:rsid w:val="00981964"/>
    <w:rsid w:val="00982551"/>
    <w:rsid w:val="00982E26"/>
    <w:rsid w:val="009836BA"/>
    <w:rsid w:val="00983773"/>
    <w:rsid w:val="0098563B"/>
    <w:rsid w:val="00986090"/>
    <w:rsid w:val="00986AF1"/>
    <w:rsid w:val="00987910"/>
    <w:rsid w:val="00991E83"/>
    <w:rsid w:val="00991F14"/>
    <w:rsid w:val="00994F0B"/>
    <w:rsid w:val="00995695"/>
    <w:rsid w:val="009A0315"/>
    <w:rsid w:val="009A0B8D"/>
    <w:rsid w:val="009A15EA"/>
    <w:rsid w:val="009A1CC0"/>
    <w:rsid w:val="009A25D4"/>
    <w:rsid w:val="009A46D7"/>
    <w:rsid w:val="009A6387"/>
    <w:rsid w:val="009B02F5"/>
    <w:rsid w:val="009B0654"/>
    <w:rsid w:val="009B33F3"/>
    <w:rsid w:val="009B53F4"/>
    <w:rsid w:val="009B57CF"/>
    <w:rsid w:val="009B6BB8"/>
    <w:rsid w:val="009C0854"/>
    <w:rsid w:val="009C17DE"/>
    <w:rsid w:val="009C26B1"/>
    <w:rsid w:val="009C6AE0"/>
    <w:rsid w:val="009D13DD"/>
    <w:rsid w:val="009D1752"/>
    <w:rsid w:val="009D1919"/>
    <w:rsid w:val="009D1ED9"/>
    <w:rsid w:val="009D4183"/>
    <w:rsid w:val="009D473A"/>
    <w:rsid w:val="009D6149"/>
    <w:rsid w:val="009E0B6E"/>
    <w:rsid w:val="009E1CE7"/>
    <w:rsid w:val="009E1EE6"/>
    <w:rsid w:val="009E38F7"/>
    <w:rsid w:val="009E3BB9"/>
    <w:rsid w:val="009E5876"/>
    <w:rsid w:val="009E753A"/>
    <w:rsid w:val="009F0A03"/>
    <w:rsid w:val="009F1452"/>
    <w:rsid w:val="009F1861"/>
    <w:rsid w:val="009F33D5"/>
    <w:rsid w:val="009F3F10"/>
    <w:rsid w:val="009F4CDF"/>
    <w:rsid w:val="009F4F88"/>
    <w:rsid w:val="009F69E3"/>
    <w:rsid w:val="009F78FB"/>
    <w:rsid w:val="00A003FF"/>
    <w:rsid w:val="00A00BED"/>
    <w:rsid w:val="00A00C5D"/>
    <w:rsid w:val="00A0351E"/>
    <w:rsid w:val="00A05418"/>
    <w:rsid w:val="00A06044"/>
    <w:rsid w:val="00A06941"/>
    <w:rsid w:val="00A07220"/>
    <w:rsid w:val="00A1063E"/>
    <w:rsid w:val="00A13DC0"/>
    <w:rsid w:val="00A14C13"/>
    <w:rsid w:val="00A159F4"/>
    <w:rsid w:val="00A164AE"/>
    <w:rsid w:val="00A17701"/>
    <w:rsid w:val="00A20395"/>
    <w:rsid w:val="00A22FD5"/>
    <w:rsid w:val="00A237A0"/>
    <w:rsid w:val="00A23B4B"/>
    <w:rsid w:val="00A25F35"/>
    <w:rsid w:val="00A263F4"/>
    <w:rsid w:val="00A27ECC"/>
    <w:rsid w:val="00A31475"/>
    <w:rsid w:val="00A31A9C"/>
    <w:rsid w:val="00A324C6"/>
    <w:rsid w:val="00A34AF1"/>
    <w:rsid w:val="00A350B6"/>
    <w:rsid w:val="00A3685B"/>
    <w:rsid w:val="00A370CD"/>
    <w:rsid w:val="00A401D0"/>
    <w:rsid w:val="00A420FC"/>
    <w:rsid w:val="00A437D9"/>
    <w:rsid w:val="00A43A3F"/>
    <w:rsid w:val="00A43BE5"/>
    <w:rsid w:val="00A456BB"/>
    <w:rsid w:val="00A46157"/>
    <w:rsid w:val="00A51E92"/>
    <w:rsid w:val="00A526BD"/>
    <w:rsid w:val="00A53871"/>
    <w:rsid w:val="00A559AB"/>
    <w:rsid w:val="00A5651F"/>
    <w:rsid w:val="00A569E9"/>
    <w:rsid w:val="00A56B85"/>
    <w:rsid w:val="00A56C77"/>
    <w:rsid w:val="00A57778"/>
    <w:rsid w:val="00A57C9B"/>
    <w:rsid w:val="00A61209"/>
    <w:rsid w:val="00A62038"/>
    <w:rsid w:val="00A6205A"/>
    <w:rsid w:val="00A645F8"/>
    <w:rsid w:val="00A647C2"/>
    <w:rsid w:val="00A64B53"/>
    <w:rsid w:val="00A652CC"/>
    <w:rsid w:val="00A65F52"/>
    <w:rsid w:val="00A66B9F"/>
    <w:rsid w:val="00A66BB8"/>
    <w:rsid w:val="00A704F3"/>
    <w:rsid w:val="00A7053B"/>
    <w:rsid w:val="00A71406"/>
    <w:rsid w:val="00A71D57"/>
    <w:rsid w:val="00A72830"/>
    <w:rsid w:val="00A73729"/>
    <w:rsid w:val="00A76171"/>
    <w:rsid w:val="00A77372"/>
    <w:rsid w:val="00A801E6"/>
    <w:rsid w:val="00A804E8"/>
    <w:rsid w:val="00A812C5"/>
    <w:rsid w:val="00A81A97"/>
    <w:rsid w:val="00A829BF"/>
    <w:rsid w:val="00A83FEB"/>
    <w:rsid w:val="00A857B5"/>
    <w:rsid w:val="00A87703"/>
    <w:rsid w:val="00A91232"/>
    <w:rsid w:val="00A91784"/>
    <w:rsid w:val="00A94EDE"/>
    <w:rsid w:val="00A952CF"/>
    <w:rsid w:val="00A95840"/>
    <w:rsid w:val="00A9661A"/>
    <w:rsid w:val="00A96662"/>
    <w:rsid w:val="00AA1164"/>
    <w:rsid w:val="00AA2D53"/>
    <w:rsid w:val="00AA2FAE"/>
    <w:rsid w:val="00AA3572"/>
    <w:rsid w:val="00AA4411"/>
    <w:rsid w:val="00AA627F"/>
    <w:rsid w:val="00AA6B9D"/>
    <w:rsid w:val="00AB1455"/>
    <w:rsid w:val="00AB2937"/>
    <w:rsid w:val="00AB29A9"/>
    <w:rsid w:val="00AB45DE"/>
    <w:rsid w:val="00AB45F4"/>
    <w:rsid w:val="00AB589D"/>
    <w:rsid w:val="00AB58E1"/>
    <w:rsid w:val="00AB6817"/>
    <w:rsid w:val="00AC07F5"/>
    <w:rsid w:val="00AC1CCF"/>
    <w:rsid w:val="00AC3181"/>
    <w:rsid w:val="00AC38D8"/>
    <w:rsid w:val="00AC39C1"/>
    <w:rsid w:val="00AC42B0"/>
    <w:rsid w:val="00AC6453"/>
    <w:rsid w:val="00ACFF9D"/>
    <w:rsid w:val="00AD0994"/>
    <w:rsid w:val="00AD1C2C"/>
    <w:rsid w:val="00AD2BA5"/>
    <w:rsid w:val="00AD2F50"/>
    <w:rsid w:val="00AD4C94"/>
    <w:rsid w:val="00AD5A4E"/>
    <w:rsid w:val="00AD77C2"/>
    <w:rsid w:val="00AE13CB"/>
    <w:rsid w:val="00AE158E"/>
    <w:rsid w:val="00AE27B2"/>
    <w:rsid w:val="00AE3692"/>
    <w:rsid w:val="00AE407D"/>
    <w:rsid w:val="00AE7695"/>
    <w:rsid w:val="00AF0985"/>
    <w:rsid w:val="00AF1233"/>
    <w:rsid w:val="00AF2BD2"/>
    <w:rsid w:val="00AF3C8F"/>
    <w:rsid w:val="00AF3F2B"/>
    <w:rsid w:val="00AF41C2"/>
    <w:rsid w:val="00AF4ED7"/>
    <w:rsid w:val="00AF55F0"/>
    <w:rsid w:val="00AF5AD9"/>
    <w:rsid w:val="00AF711D"/>
    <w:rsid w:val="00AF7891"/>
    <w:rsid w:val="00AF7C71"/>
    <w:rsid w:val="00B00F29"/>
    <w:rsid w:val="00B01908"/>
    <w:rsid w:val="00B04EC9"/>
    <w:rsid w:val="00B05D43"/>
    <w:rsid w:val="00B071A0"/>
    <w:rsid w:val="00B118B8"/>
    <w:rsid w:val="00B12546"/>
    <w:rsid w:val="00B12787"/>
    <w:rsid w:val="00B1582C"/>
    <w:rsid w:val="00B164A7"/>
    <w:rsid w:val="00B16F3A"/>
    <w:rsid w:val="00B17190"/>
    <w:rsid w:val="00B20D70"/>
    <w:rsid w:val="00B23552"/>
    <w:rsid w:val="00B23698"/>
    <w:rsid w:val="00B245A5"/>
    <w:rsid w:val="00B25A43"/>
    <w:rsid w:val="00B265DD"/>
    <w:rsid w:val="00B3031B"/>
    <w:rsid w:val="00B30448"/>
    <w:rsid w:val="00B30A9A"/>
    <w:rsid w:val="00B32AAC"/>
    <w:rsid w:val="00B33BB8"/>
    <w:rsid w:val="00B405A7"/>
    <w:rsid w:val="00B41117"/>
    <w:rsid w:val="00B41AF2"/>
    <w:rsid w:val="00B43D70"/>
    <w:rsid w:val="00B44D06"/>
    <w:rsid w:val="00B44F0B"/>
    <w:rsid w:val="00B454D8"/>
    <w:rsid w:val="00B46B4C"/>
    <w:rsid w:val="00B47540"/>
    <w:rsid w:val="00B4768B"/>
    <w:rsid w:val="00B47A04"/>
    <w:rsid w:val="00B505D3"/>
    <w:rsid w:val="00B52007"/>
    <w:rsid w:val="00B52547"/>
    <w:rsid w:val="00B52BFB"/>
    <w:rsid w:val="00B56979"/>
    <w:rsid w:val="00B63899"/>
    <w:rsid w:val="00B6515C"/>
    <w:rsid w:val="00B65410"/>
    <w:rsid w:val="00B672EF"/>
    <w:rsid w:val="00B67D07"/>
    <w:rsid w:val="00B6C2DF"/>
    <w:rsid w:val="00B72D02"/>
    <w:rsid w:val="00B7349F"/>
    <w:rsid w:val="00B73CCD"/>
    <w:rsid w:val="00B76208"/>
    <w:rsid w:val="00B77081"/>
    <w:rsid w:val="00B7718C"/>
    <w:rsid w:val="00B80E7F"/>
    <w:rsid w:val="00B81946"/>
    <w:rsid w:val="00B84B4C"/>
    <w:rsid w:val="00B8580F"/>
    <w:rsid w:val="00B858D0"/>
    <w:rsid w:val="00B85E29"/>
    <w:rsid w:val="00B8622B"/>
    <w:rsid w:val="00B87A80"/>
    <w:rsid w:val="00B90FBC"/>
    <w:rsid w:val="00B9121D"/>
    <w:rsid w:val="00B9209E"/>
    <w:rsid w:val="00B92966"/>
    <w:rsid w:val="00B92DC2"/>
    <w:rsid w:val="00B92E77"/>
    <w:rsid w:val="00B95213"/>
    <w:rsid w:val="00B956D8"/>
    <w:rsid w:val="00B9570F"/>
    <w:rsid w:val="00B95E8F"/>
    <w:rsid w:val="00B9739E"/>
    <w:rsid w:val="00B9798F"/>
    <w:rsid w:val="00BA348C"/>
    <w:rsid w:val="00BA4227"/>
    <w:rsid w:val="00BA52F9"/>
    <w:rsid w:val="00BA5802"/>
    <w:rsid w:val="00BA60AE"/>
    <w:rsid w:val="00BA65E0"/>
    <w:rsid w:val="00BA683D"/>
    <w:rsid w:val="00BA6EE4"/>
    <w:rsid w:val="00BA7042"/>
    <w:rsid w:val="00BA7CCA"/>
    <w:rsid w:val="00BB28C1"/>
    <w:rsid w:val="00BB3650"/>
    <w:rsid w:val="00BB544C"/>
    <w:rsid w:val="00BB59A0"/>
    <w:rsid w:val="00BB5CFD"/>
    <w:rsid w:val="00BB6D58"/>
    <w:rsid w:val="00BB778A"/>
    <w:rsid w:val="00BB7B17"/>
    <w:rsid w:val="00BC119E"/>
    <w:rsid w:val="00BC4148"/>
    <w:rsid w:val="00BC42BF"/>
    <w:rsid w:val="00BC4330"/>
    <w:rsid w:val="00BC6349"/>
    <w:rsid w:val="00BC68F2"/>
    <w:rsid w:val="00BD0408"/>
    <w:rsid w:val="00BD17D9"/>
    <w:rsid w:val="00BD34DA"/>
    <w:rsid w:val="00BD5906"/>
    <w:rsid w:val="00BD5AEF"/>
    <w:rsid w:val="00BD796B"/>
    <w:rsid w:val="00BE1A5E"/>
    <w:rsid w:val="00BE1ECB"/>
    <w:rsid w:val="00BE486A"/>
    <w:rsid w:val="00BE49AC"/>
    <w:rsid w:val="00BE632F"/>
    <w:rsid w:val="00BE6C0F"/>
    <w:rsid w:val="00BF1A2E"/>
    <w:rsid w:val="00BF2514"/>
    <w:rsid w:val="00BF4AEA"/>
    <w:rsid w:val="00BF524C"/>
    <w:rsid w:val="00BF6D7D"/>
    <w:rsid w:val="00BF7E42"/>
    <w:rsid w:val="00C00785"/>
    <w:rsid w:val="00C03C53"/>
    <w:rsid w:val="00C04190"/>
    <w:rsid w:val="00C04EB1"/>
    <w:rsid w:val="00C07494"/>
    <w:rsid w:val="00C1148B"/>
    <w:rsid w:val="00C15C53"/>
    <w:rsid w:val="00C16E9C"/>
    <w:rsid w:val="00C20CC5"/>
    <w:rsid w:val="00C20E95"/>
    <w:rsid w:val="00C21020"/>
    <w:rsid w:val="00C228E2"/>
    <w:rsid w:val="00C24D87"/>
    <w:rsid w:val="00C26723"/>
    <w:rsid w:val="00C272C3"/>
    <w:rsid w:val="00C276A4"/>
    <w:rsid w:val="00C27D22"/>
    <w:rsid w:val="00C3051D"/>
    <w:rsid w:val="00C30B78"/>
    <w:rsid w:val="00C31234"/>
    <w:rsid w:val="00C317AC"/>
    <w:rsid w:val="00C31B1F"/>
    <w:rsid w:val="00C320A8"/>
    <w:rsid w:val="00C3242F"/>
    <w:rsid w:val="00C3279C"/>
    <w:rsid w:val="00C3363D"/>
    <w:rsid w:val="00C3697B"/>
    <w:rsid w:val="00C377CA"/>
    <w:rsid w:val="00C37EC2"/>
    <w:rsid w:val="00C4105E"/>
    <w:rsid w:val="00C4332C"/>
    <w:rsid w:val="00C43C9C"/>
    <w:rsid w:val="00C43E86"/>
    <w:rsid w:val="00C4413A"/>
    <w:rsid w:val="00C46739"/>
    <w:rsid w:val="00C46A73"/>
    <w:rsid w:val="00C47957"/>
    <w:rsid w:val="00C47FC8"/>
    <w:rsid w:val="00C50CF8"/>
    <w:rsid w:val="00C520BC"/>
    <w:rsid w:val="00C538A3"/>
    <w:rsid w:val="00C53A4C"/>
    <w:rsid w:val="00C54B09"/>
    <w:rsid w:val="00C560E9"/>
    <w:rsid w:val="00C56D06"/>
    <w:rsid w:val="00C57FC9"/>
    <w:rsid w:val="00C60088"/>
    <w:rsid w:val="00C609B8"/>
    <w:rsid w:val="00C6100C"/>
    <w:rsid w:val="00C61195"/>
    <w:rsid w:val="00C624C7"/>
    <w:rsid w:val="00C659F4"/>
    <w:rsid w:val="00C66012"/>
    <w:rsid w:val="00C72FA5"/>
    <w:rsid w:val="00C75880"/>
    <w:rsid w:val="00C7656C"/>
    <w:rsid w:val="00C83E27"/>
    <w:rsid w:val="00C842AF"/>
    <w:rsid w:val="00C84357"/>
    <w:rsid w:val="00C848CA"/>
    <w:rsid w:val="00C85C23"/>
    <w:rsid w:val="00C87633"/>
    <w:rsid w:val="00C87A58"/>
    <w:rsid w:val="00C92DB9"/>
    <w:rsid w:val="00C94037"/>
    <w:rsid w:val="00C964B7"/>
    <w:rsid w:val="00C97D4A"/>
    <w:rsid w:val="00CA20C5"/>
    <w:rsid w:val="00CA276F"/>
    <w:rsid w:val="00CA2F13"/>
    <w:rsid w:val="00CA4D8D"/>
    <w:rsid w:val="00CA5361"/>
    <w:rsid w:val="00CB5A99"/>
    <w:rsid w:val="00CB6089"/>
    <w:rsid w:val="00CB633C"/>
    <w:rsid w:val="00CB66F7"/>
    <w:rsid w:val="00CC04A0"/>
    <w:rsid w:val="00CC0543"/>
    <w:rsid w:val="00CC05CE"/>
    <w:rsid w:val="00CC2749"/>
    <w:rsid w:val="00CC2CFE"/>
    <w:rsid w:val="00CC485C"/>
    <w:rsid w:val="00CC4FC7"/>
    <w:rsid w:val="00CC52C2"/>
    <w:rsid w:val="00CC7CD5"/>
    <w:rsid w:val="00CD23D0"/>
    <w:rsid w:val="00CD3430"/>
    <w:rsid w:val="00CD45A7"/>
    <w:rsid w:val="00CD4EBD"/>
    <w:rsid w:val="00CD55D6"/>
    <w:rsid w:val="00CD5FFF"/>
    <w:rsid w:val="00CD70E0"/>
    <w:rsid w:val="00CD7528"/>
    <w:rsid w:val="00CD77B7"/>
    <w:rsid w:val="00CE1516"/>
    <w:rsid w:val="00CE53F7"/>
    <w:rsid w:val="00CE6DF8"/>
    <w:rsid w:val="00CE7197"/>
    <w:rsid w:val="00CF13A8"/>
    <w:rsid w:val="00CF18D6"/>
    <w:rsid w:val="00CF1E38"/>
    <w:rsid w:val="00CF75B0"/>
    <w:rsid w:val="00CF7F80"/>
    <w:rsid w:val="00D00129"/>
    <w:rsid w:val="00D05F7A"/>
    <w:rsid w:val="00D07B35"/>
    <w:rsid w:val="00D10157"/>
    <w:rsid w:val="00D102E8"/>
    <w:rsid w:val="00D12861"/>
    <w:rsid w:val="00D132B5"/>
    <w:rsid w:val="00D14834"/>
    <w:rsid w:val="00D1499D"/>
    <w:rsid w:val="00D152AA"/>
    <w:rsid w:val="00D16245"/>
    <w:rsid w:val="00D20103"/>
    <w:rsid w:val="00D21041"/>
    <w:rsid w:val="00D214AF"/>
    <w:rsid w:val="00D22133"/>
    <w:rsid w:val="00D23713"/>
    <w:rsid w:val="00D31F3A"/>
    <w:rsid w:val="00D33A77"/>
    <w:rsid w:val="00D34066"/>
    <w:rsid w:val="00D346AF"/>
    <w:rsid w:val="00D35CE8"/>
    <w:rsid w:val="00D40A1B"/>
    <w:rsid w:val="00D41A50"/>
    <w:rsid w:val="00D41DCD"/>
    <w:rsid w:val="00D431AC"/>
    <w:rsid w:val="00D44021"/>
    <w:rsid w:val="00D46749"/>
    <w:rsid w:val="00D47CD1"/>
    <w:rsid w:val="00D51FD3"/>
    <w:rsid w:val="00D5303A"/>
    <w:rsid w:val="00D54039"/>
    <w:rsid w:val="00D54B3D"/>
    <w:rsid w:val="00D54C0D"/>
    <w:rsid w:val="00D54D6D"/>
    <w:rsid w:val="00D554BD"/>
    <w:rsid w:val="00D55D90"/>
    <w:rsid w:val="00D56829"/>
    <w:rsid w:val="00D56A5E"/>
    <w:rsid w:val="00D56FE1"/>
    <w:rsid w:val="00D61D70"/>
    <w:rsid w:val="00D63F11"/>
    <w:rsid w:val="00D6402E"/>
    <w:rsid w:val="00D65C40"/>
    <w:rsid w:val="00D66A90"/>
    <w:rsid w:val="00D66B12"/>
    <w:rsid w:val="00D672A2"/>
    <w:rsid w:val="00D675CA"/>
    <w:rsid w:val="00D67653"/>
    <w:rsid w:val="00D7003A"/>
    <w:rsid w:val="00D723F5"/>
    <w:rsid w:val="00D72EB8"/>
    <w:rsid w:val="00D74F54"/>
    <w:rsid w:val="00D7682E"/>
    <w:rsid w:val="00D82400"/>
    <w:rsid w:val="00D84B42"/>
    <w:rsid w:val="00D85528"/>
    <w:rsid w:val="00D86541"/>
    <w:rsid w:val="00D86B66"/>
    <w:rsid w:val="00D86C91"/>
    <w:rsid w:val="00D878D3"/>
    <w:rsid w:val="00D93A00"/>
    <w:rsid w:val="00D95F3D"/>
    <w:rsid w:val="00D96634"/>
    <w:rsid w:val="00DA1B15"/>
    <w:rsid w:val="00DA1B3C"/>
    <w:rsid w:val="00DA3106"/>
    <w:rsid w:val="00DA7694"/>
    <w:rsid w:val="00DB0A88"/>
    <w:rsid w:val="00DB240E"/>
    <w:rsid w:val="00DB3087"/>
    <w:rsid w:val="00DB5ABD"/>
    <w:rsid w:val="00DC014B"/>
    <w:rsid w:val="00DC0594"/>
    <w:rsid w:val="00DC0B76"/>
    <w:rsid w:val="00DC1D65"/>
    <w:rsid w:val="00DC5797"/>
    <w:rsid w:val="00DC5A9B"/>
    <w:rsid w:val="00DC6300"/>
    <w:rsid w:val="00DC7262"/>
    <w:rsid w:val="00DD0A8C"/>
    <w:rsid w:val="00DD133E"/>
    <w:rsid w:val="00DD1830"/>
    <w:rsid w:val="00DD2EFD"/>
    <w:rsid w:val="00DD3AF4"/>
    <w:rsid w:val="00DE16E3"/>
    <w:rsid w:val="00DE2BEB"/>
    <w:rsid w:val="00DE3868"/>
    <w:rsid w:val="00DE6311"/>
    <w:rsid w:val="00DE7AB1"/>
    <w:rsid w:val="00DF307E"/>
    <w:rsid w:val="00DF3539"/>
    <w:rsid w:val="00DF3D09"/>
    <w:rsid w:val="00DF5F1F"/>
    <w:rsid w:val="00E037D2"/>
    <w:rsid w:val="00E044BB"/>
    <w:rsid w:val="00E065CD"/>
    <w:rsid w:val="00E07589"/>
    <w:rsid w:val="00E0791D"/>
    <w:rsid w:val="00E07E33"/>
    <w:rsid w:val="00E10354"/>
    <w:rsid w:val="00E11711"/>
    <w:rsid w:val="00E14866"/>
    <w:rsid w:val="00E14CBC"/>
    <w:rsid w:val="00E20117"/>
    <w:rsid w:val="00E21479"/>
    <w:rsid w:val="00E21A81"/>
    <w:rsid w:val="00E25030"/>
    <w:rsid w:val="00E26D03"/>
    <w:rsid w:val="00E3361C"/>
    <w:rsid w:val="00E34B65"/>
    <w:rsid w:val="00E35626"/>
    <w:rsid w:val="00E37659"/>
    <w:rsid w:val="00E378C0"/>
    <w:rsid w:val="00E37B93"/>
    <w:rsid w:val="00E418B4"/>
    <w:rsid w:val="00E4197B"/>
    <w:rsid w:val="00E4253C"/>
    <w:rsid w:val="00E42D81"/>
    <w:rsid w:val="00E42FCB"/>
    <w:rsid w:val="00E43515"/>
    <w:rsid w:val="00E43F5E"/>
    <w:rsid w:val="00E44B84"/>
    <w:rsid w:val="00E4620A"/>
    <w:rsid w:val="00E46CAE"/>
    <w:rsid w:val="00E47B3B"/>
    <w:rsid w:val="00E51458"/>
    <w:rsid w:val="00E55972"/>
    <w:rsid w:val="00E57F38"/>
    <w:rsid w:val="00E62D44"/>
    <w:rsid w:val="00E66114"/>
    <w:rsid w:val="00E67B11"/>
    <w:rsid w:val="00E7053C"/>
    <w:rsid w:val="00E70F81"/>
    <w:rsid w:val="00E7334C"/>
    <w:rsid w:val="00E74273"/>
    <w:rsid w:val="00E747FB"/>
    <w:rsid w:val="00E749B3"/>
    <w:rsid w:val="00E75929"/>
    <w:rsid w:val="00E7646C"/>
    <w:rsid w:val="00E76AE0"/>
    <w:rsid w:val="00E777DD"/>
    <w:rsid w:val="00E77E85"/>
    <w:rsid w:val="00E8030A"/>
    <w:rsid w:val="00E8059A"/>
    <w:rsid w:val="00E84368"/>
    <w:rsid w:val="00E843BB"/>
    <w:rsid w:val="00E8475E"/>
    <w:rsid w:val="00E84B37"/>
    <w:rsid w:val="00E86DE9"/>
    <w:rsid w:val="00E91CFB"/>
    <w:rsid w:val="00E950E9"/>
    <w:rsid w:val="00E96480"/>
    <w:rsid w:val="00E96D5D"/>
    <w:rsid w:val="00E9733B"/>
    <w:rsid w:val="00E97403"/>
    <w:rsid w:val="00E977CC"/>
    <w:rsid w:val="00EA143A"/>
    <w:rsid w:val="00EA153A"/>
    <w:rsid w:val="00EA3F74"/>
    <w:rsid w:val="00EA49AB"/>
    <w:rsid w:val="00EA4F22"/>
    <w:rsid w:val="00EB0DD0"/>
    <w:rsid w:val="00EB2214"/>
    <w:rsid w:val="00EB3C9A"/>
    <w:rsid w:val="00EB3DFA"/>
    <w:rsid w:val="00EB4D81"/>
    <w:rsid w:val="00EB5C3E"/>
    <w:rsid w:val="00EC0608"/>
    <w:rsid w:val="00EC2D6D"/>
    <w:rsid w:val="00EC3965"/>
    <w:rsid w:val="00EC4B1F"/>
    <w:rsid w:val="00ED0D7C"/>
    <w:rsid w:val="00ED1869"/>
    <w:rsid w:val="00ED1EAB"/>
    <w:rsid w:val="00ED1F8C"/>
    <w:rsid w:val="00ED2198"/>
    <w:rsid w:val="00ED3963"/>
    <w:rsid w:val="00ED3B03"/>
    <w:rsid w:val="00ED43E0"/>
    <w:rsid w:val="00ED697F"/>
    <w:rsid w:val="00ED79B3"/>
    <w:rsid w:val="00ED7C2B"/>
    <w:rsid w:val="00EE0310"/>
    <w:rsid w:val="00EE0F57"/>
    <w:rsid w:val="00EE14C7"/>
    <w:rsid w:val="00EE3E8D"/>
    <w:rsid w:val="00EE6099"/>
    <w:rsid w:val="00EE610D"/>
    <w:rsid w:val="00EE69E5"/>
    <w:rsid w:val="00EEC50C"/>
    <w:rsid w:val="00EF20C0"/>
    <w:rsid w:val="00EF2986"/>
    <w:rsid w:val="00EF4CF2"/>
    <w:rsid w:val="00EF4E78"/>
    <w:rsid w:val="00EF7160"/>
    <w:rsid w:val="00F00025"/>
    <w:rsid w:val="00F0036F"/>
    <w:rsid w:val="00F013F5"/>
    <w:rsid w:val="00F0145C"/>
    <w:rsid w:val="00F01513"/>
    <w:rsid w:val="00F022EA"/>
    <w:rsid w:val="00F03177"/>
    <w:rsid w:val="00F04774"/>
    <w:rsid w:val="00F06162"/>
    <w:rsid w:val="00F1083E"/>
    <w:rsid w:val="00F1238B"/>
    <w:rsid w:val="00F123B6"/>
    <w:rsid w:val="00F1298E"/>
    <w:rsid w:val="00F13739"/>
    <w:rsid w:val="00F14AF3"/>
    <w:rsid w:val="00F16422"/>
    <w:rsid w:val="00F23146"/>
    <w:rsid w:val="00F24D6D"/>
    <w:rsid w:val="00F25151"/>
    <w:rsid w:val="00F255D6"/>
    <w:rsid w:val="00F26CE1"/>
    <w:rsid w:val="00F32858"/>
    <w:rsid w:val="00F34A48"/>
    <w:rsid w:val="00F351A6"/>
    <w:rsid w:val="00F37FB7"/>
    <w:rsid w:val="00F40A26"/>
    <w:rsid w:val="00F41E05"/>
    <w:rsid w:val="00F43037"/>
    <w:rsid w:val="00F43932"/>
    <w:rsid w:val="00F43DE1"/>
    <w:rsid w:val="00F4577F"/>
    <w:rsid w:val="00F45AA2"/>
    <w:rsid w:val="00F4747B"/>
    <w:rsid w:val="00F507F2"/>
    <w:rsid w:val="00F51139"/>
    <w:rsid w:val="00F51D89"/>
    <w:rsid w:val="00F52067"/>
    <w:rsid w:val="00F53D79"/>
    <w:rsid w:val="00F5576C"/>
    <w:rsid w:val="00F559D2"/>
    <w:rsid w:val="00F565E3"/>
    <w:rsid w:val="00F565FB"/>
    <w:rsid w:val="00F56FC6"/>
    <w:rsid w:val="00F57027"/>
    <w:rsid w:val="00F574F0"/>
    <w:rsid w:val="00F616D4"/>
    <w:rsid w:val="00F61D48"/>
    <w:rsid w:val="00F61D7A"/>
    <w:rsid w:val="00F62D45"/>
    <w:rsid w:val="00F65E86"/>
    <w:rsid w:val="00F67C51"/>
    <w:rsid w:val="00F7057A"/>
    <w:rsid w:val="00F7568A"/>
    <w:rsid w:val="00F7642B"/>
    <w:rsid w:val="00F77F7C"/>
    <w:rsid w:val="00F810A6"/>
    <w:rsid w:val="00F81414"/>
    <w:rsid w:val="00F82E66"/>
    <w:rsid w:val="00F8317D"/>
    <w:rsid w:val="00F83946"/>
    <w:rsid w:val="00F84148"/>
    <w:rsid w:val="00F85783"/>
    <w:rsid w:val="00F87A4D"/>
    <w:rsid w:val="00F91B63"/>
    <w:rsid w:val="00F929F2"/>
    <w:rsid w:val="00F93265"/>
    <w:rsid w:val="00F95195"/>
    <w:rsid w:val="00F952D6"/>
    <w:rsid w:val="00F954AA"/>
    <w:rsid w:val="00F96C3E"/>
    <w:rsid w:val="00FA0BE4"/>
    <w:rsid w:val="00FB059A"/>
    <w:rsid w:val="00FB12EE"/>
    <w:rsid w:val="00FB1697"/>
    <w:rsid w:val="00FB1CA2"/>
    <w:rsid w:val="00FB4CE8"/>
    <w:rsid w:val="00FB5933"/>
    <w:rsid w:val="00FC0D01"/>
    <w:rsid w:val="00FC2C62"/>
    <w:rsid w:val="00FC30E4"/>
    <w:rsid w:val="00FC563A"/>
    <w:rsid w:val="00FC74D6"/>
    <w:rsid w:val="00FD0E84"/>
    <w:rsid w:val="00FD4758"/>
    <w:rsid w:val="00FD4CBF"/>
    <w:rsid w:val="00FD718C"/>
    <w:rsid w:val="00FE047D"/>
    <w:rsid w:val="00FE0704"/>
    <w:rsid w:val="00FE0A9C"/>
    <w:rsid w:val="00FE0ACE"/>
    <w:rsid w:val="00FE1387"/>
    <w:rsid w:val="00FE2364"/>
    <w:rsid w:val="00FE31B2"/>
    <w:rsid w:val="00FE4D09"/>
    <w:rsid w:val="00FF12C3"/>
    <w:rsid w:val="00FF3A65"/>
    <w:rsid w:val="00FF411C"/>
    <w:rsid w:val="00FF430A"/>
    <w:rsid w:val="00FF5450"/>
    <w:rsid w:val="00FF5855"/>
    <w:rsid w:val="01066264"/>
    <w:rsid w:val="01075B75"/>
    <w:rsid w:val="010A826E"/>
    <w:rsid w:val="010B95FD"/>
    <w:rsid w:val="0127D85F"/>
    <w:rsid w:val="0139FFB8"/>
    <w:rsid w:val="01550425"/>
    <w:rsid w:val="016A1B3E"/>
    <w:rsid w:val="016F9002"/>
    <w:rsid w:val="018071AB"/>
    <w:rsid w:val="01914863"/>
    <w:rsid w:val="01954A33"/>
    <w:rsid w:val="019860DA"/>
    <w:rsid w:val="019CD88B"/>
    <w:rsid w:val="01B2A457"/>
    <w:rsid w:val="01B547CE"/>
    <w:rsid w:val="01C7D842"/>
    <w:rsid w:val="01DC57E9"/>
    <w:rsid w:val="020231BC"/>
    <w:rsid w:val="0206509A"/>
    <w:rsid w:val="020DFC80"/>
    <w:rsid w:val="021B9B67"/>
    <w:rsid w:val="02222101"/>
    <w:rsid w:val="0230457C"/>
    <w:rsid w:val="023190D7"/>
    <w:rsid w:val="0237C132"/>
    <w:rsid w:val="024A6D2A"/>
    <w:rsid w:val="024AD424"/>
    <w:rsid w:val="024C60F6"/>
    <w:rsid w:val="0285F4F2"/>
    <w:rsid w:val="028FA274"/>
    <w:rsid w:val="029313F9"/>
    <w:rsid w:val="02B8D3FF"/>
    <w:rsid w:val="02C9693E"/>
    <w:rsid w:val="02D3CE99"/>
    <w:rsid w:val="02EDBBC4"/>
    <w:rsid w:val="02FA0043"/>
    <w:rsid w:val="0300E5AF"/>
    <w:rsid w:val="030C5C93"/>
    <w:rsid w:val="032C10FA"/>
    <w:rsid w:val="034FDF83"/>
    <w:rsid w:val="0356CB40"/>
    <w:rsid w:val="03ACB252"/>
    <w:rsid w:val="03F20559"/>
    <w:rsid w:val="0414C61D"/>
    <w:rsid w:val="041D1CAB"/>
    <w:rsid w:val="04260783"/>
    <w:rsid w:val="0437AB21"/>
    <w:rsid w:val="045385C9"/>
    <w:rsid w:val="045D3CCB"/>
    <w:rsid w:val="04705FE5"/>
    <w:rsid w:val="04723933"/>
    <w:rsid w:val="047B9925"/>
    <w:rsid w:val="0487FB6F"/>
    <w:rsid w:val="048D4BB9"/>
    <w:rsid w:val="049930CA"/>
    <w:rsid w:val="04AC218E"/>
    <w:rsid w:val="04CD67B4"/>
    <w:rsid w:val="04DB09E9"/>
    <w:rsid w:val="04DBB330"/>
    <w:rsid w:val="04F39195"/>
    <w:rsid w:val="04F4EDC0"/>
    <w:rsid w:val="0544A1E9"/>
    <w:rsid w:val="0545EACC"/>
    <w:rsid w:val="054B7F31"/>
    <w:rsid w:val="054CCB79"/>
    <w:rsid w:val="056615D4"/>
    <w:rsid w:val="0575D60B"/>
    <w:rsid w:val="058200CA"/>
    <w:rsid w:val="0589CD13"/>
    <w:rsid w:val="05A00C31"/>
    <w:rsid w:val="05A8DE1B"/>
    <w:rsid w:val="05CD496B"/>
    <w:rsid w:val="05D5AF6B"/>
    <w:rsid w:val="05E4FEA5"/>
    <w:rsid w:val="05F3E918"/>
    <w:rsid w:val="05F6F03B"/>
    <w:rsid w:val="05FD6DE2"/>
    <w:rsid w:val="06048490"/>
    <w:rsid w:val="06082837"/>
    <w:rsid w:val="061083B4"/>
    <w:rsid w:val="06845E39"/>
    <w:rsid w:val="06A6EBC6"/>
    <w:rsid w:val="06A76C81"/>
    <w:rsid w:val="06A9A2EC"/>
    <w:rsid w:val="06B0F22D"/>
    <w:rsid w:val="06BC9813"/>
    <w:rsid w:val="06E1F0EE"/>
    <w:rsid w:val="06ECD76F"/>
    <w:rsid w:val="06F9BE6B"/>
    <w:rsid w:val="070DFAB6"/>
    <w:rsid w:val="07466C6C"/>
    <w:rsid w:val="077A3654"/>
    <w:rsid w:val="07A796FA"/>
    <w:rsid w:val="07A84CC3"/>
    <w:rsid w:val="07E6DEE1"/>
    <w:rsid w:val="07F8CD49"/>
    <w:rsid w:val="0805D3A5"/>
    <w:rsid w:val="0809D923"/>
    <w:rsid w:val="080F1ECA"/>
    <w:rsid w:val="081305E1"/>
    <w:rsid w:val="0816D8DC"/>
    <w:rsid w:val="08176296"/>
    <w:rsid w:val="082E2222"/>
    <w:rsid w:val="0847130C"/>
    <w:rsid w:val="08743F84"/>
    <w:rsid w:val="0875C20B"/>
    <w:rsid w:val="08792211"/>
    <w:rsid w:val="087E4BC4"/>
    <w:rsid w:val="08817A93"/>
    <w:rsid w:val="088370CF"/>
    <w:rsid w:val="088D338A"/>
    <w:rsid w:val="0894172D"/>
    <w:rsid w:val="08AD23CA"/>
    <w:rsid w:val="08AE84EF"/>
    <w:rsid w:val="08B0E6F7"/>
    <w:rsid w:val="08B83122"/>
    <w:rsid w:val="08BB6D6A"/>
    <w:rsid w:val="0903664C"/>
    <w:rsid w:val="09183B3E"/>
    <w:rsid w:val="094F47FC"/>
    <w:rsid w:val="09585109"/>
    <w:rsid w:val="096256D8"/>
    <w:rsid w:val="096B6CB5"/>
    <w:rsid w:val="098BB31F"/>
    <w:rsid w:val="0991B8AE"/>
    <w:rsid w:val="09A14356"/>
    <w:rsid w:val="09A94C0A"/>
    <w:rsid w:val="09ACC79D"/>
    <w:rsid w:val="09C40F0F"/>
    <w:rsid w:val="09CFBA71"/>
    <w:rsid w:val="09DB03B9"/>
    <w:rsid w:val="09E1D3A3"/>
    <w:rsid w:val="09F563D3"/>
    <w:rsid w:val="09FFD1D9"/>
    <w:rsid w:val="0A032F65"/>
    <w:rsid w:val="0A0846D3"/>
    <w:rsid w:val="0A0B8E49"/>
    <w:rsid w:val="0A1D7262"/>
    <w:rsid w:val="0A2B2E8C"/>
    <w:rsid w:val="0A42BE1E"/>
    <w:rsid w:val="0A531253"/>
    <w:rsid w:val="0A605747"/>
    <w:rsid w:val="0A7C24FD"/>
    <w:rsid w:val="0A890721"/>
    <w:rsid w:val="0A9D631A"/>
    <w:rsid w:val="0AA5BFC7"/>
    <w:rsid w:val="0AB21D22"/>
    <w:rsid w:val="0AB87CD7"/>
    <w:rsid w:val="0AC28825"/>
    <w:rsid w:val="0AF653F7"/>
    <w:rsid w:val="0B02EE66"/>
    <w:rsid w:val="0B08C9D8"/>
    <w:rsid w:val="0B09EAAA"/>
    <w:rsid w:val="0B1B85DF"/>
    <w:rsid w:val="0B2A5533"/>
    <w:rsid w:val="0B2A7F1E"/>
    <w:rsid w:val="0B2EB41A"/>
    <w:rsid w:val="0B4B6F68"/>
    <w:rsid w:val="0B4E545A"/>
    <w:rsid w:val="0B7E8812"/>
    <w:rsid w:val="0B87CA1B"/>
    <w:rsid w:val="0B96625B"/>
    <w:rsid w:val="0BA00D4A"/>
    <w:rsid w:val="0BA64440"/>
    <w:rsid w:val="0BA9BEC3"/>
    <w:rsid w:val="0BB24038"/>
    <w:rsid w:val="0BC34408"/>
    <w:rsid w:val="0BC98AB8"/>
    <w:rsid w:val="0BD40E3E"/>
    <w:rsid w:val="0BF107F8"/>
    <w:rsid w:val="0BFB3496"/>
    <w:rsid w:val="0C278369"/>
    <w:rsid w:val="0C2AFC60"/>
    <w:rsid w:val="0C5D43DF"/>
    <w:rsid w:val="0C60A880"/>
    <w:rsid w:val="0C6E47FB"/>
    <w:rsid w:val="0C77BC66"/>
    <w:rsid w:val="0C95EBFB"/>
    <w:rsid w:val="0C97F889"/>
    <w:rsid w:val="0CA0C728"/>
    <w:rsid w:val="0CC246BB"/>
    <w:rsid w:val="0CEAC792"/>
    <w:rsid w:val="0CEEB00A"/>
    <w:rsid w:val="0CF5A3D0"/>
    <w:rsid w:val="0D07CAED"/>
    <w:rsid w:val="0D187616"/>
    <w:rsid w:val="0D1C4CC7"/>
    <w:rsid w:val="0D24C9C8"/>
    <w:rsid w:val="0D352284"/>
    <w:rsid w:val="0D3C5E33"/>
    <w:rsid w:val="0D88A62A"/>
    <w:rsid w:val="0D92F797"/>
    <w:rsid w:val="0D9CFEA5"/>
    <w:rsid w:val="0DA9E3FB"/>
    <w:rsid w:val="0DB1A4CF"/>
    <w:rsid w:val="0DB6B392"/>
    <w:rsid w:val="0DCF5C3A"/>
    <w:rsid w:val="0DE4731A"/>
    <w:rsid w:val="0DE81111"/>
    <w:rsid w:val="0DEFE93D"/>
    <w:rsid w:val="0DF064F9"/>
    <w:rsid w:val="0DFDCA2F"/>
    <w:rsid w:val="0E4E9702"/>
    <w:rsid w:val="0E4F375E"/>
    <w:rsid w:val="0E517018"/>
    <w:rsid w:val="0E674C55"/>
    <w:rsid w:val="0E9D9893"/>
    <w:rsid w:val="0EAD1435"/>
    <w:rsid w:val="0ED33315"/>
    <w:rsid w:val="0ED44D46"/>
    <w:rsid w:val="0EDAA4EA"/>
    <w:rsid w:val="0EE2C074"/>
    <w:rsid w:val="0EEF4289"/>
    <w:rsid w:val="0F15DFDD"/>
    <w:rsid w:val="0F55517C"/>
    <w:rsid w:val="0F8A1866"/>
    <w:rsid w:val="0FA988C9"/>
    <w:rsid w:val="0FBB72D8"/>
    <w:rsid w:val="0FDACC2E"/>
    <w:rsid w:val="0FEE431C"/>
    <w:rsid w:val="0FF84C34"/>
    <w:rsid w:val="10248EBC"/>
    <w:rsid w:val="102BAE12"/>
    <w:rsid w:val="1031FC57"/>
    <w:rsid w:val="10377437"/>
    <w:rsid w:val="1054CC97"/>
    <w:rsid w:val="1090A783"/>
    <w:rsid w:val="109BFF8C"/>
    <w:rsid w:val="10A230EB"/>
    <w:rsid w:val="10A3FD08"/>
    <w:rsid w:val="10C1C76D"/>
    <w:rsid w:val="10F01A26"/>
    <w:rsid w:val="1107838E"/>
    <w:rsid w:val="110D0603"/>
    <w:rsid w:val="110ED4A5"/>
    <w:rsid w:val="112E55A4"/>
    <w:rsid w:val="11644723"/>
    <w:rsid w:val="1168C284"/>
    <w:rsid w:val="11740C14"/>
    <w:rsid w:val="117E866A"/>
    <w:rsid w:val="1193FA55"/>
    <w:rsid w:val="11A04A02"/>
    <w:rsid w:val="11C34B7E"/>
    <w:rsid w:val="11DF37C1"/>
    <w:rsid w:val="11E7E67D"/>
    <w:rsid w:val="12000533"/>
    <w:rsid w:val="1213924A"/>
    <w:rsid w:val="122A08B1"/>
    <w:rsid w:val="122DF611"/>
    <w:rsid w:val="1236E9E6"/>
    <w:rsid w:val="1258611B"/>
    <w:rsid w:val="1261AD02"/>
    <w:rsid w:val="127A8DF6"/>
    <w:rsid w:val="129666EF"/>
    <w:rsid w:val="12AF94E8"/>
    <w:rsid w:val="12C7DFC1"/>
    <w:rsid w:val="12F0AE6D"/>
    <w:rsid w:val="130C3AC5"/>
    <w:rsid w:val="133AC6B7"/>
    <w:rsid w:val="134498C7"/>
    <w:rsid w:val="1344F0B7"/>
    <w:rsid w:val="13604D37"/>
    <w:rsid w:val="136E7612"/>
    <w:rsid w:val="13778C56"/>
    <w:rsid w:val="13888A1F"/>
    <w:rsid w:val="138B198A"/>
    <w:rsid w:val="13947365"/>
    <w:rsid w:val="1394CCFC"/>
    <w:rsid w:val="139EEA4E"/>
    <w:rsid w:val="13D679EB"/>
    <w:rsid w:val="13D7709A"/>
    <w:rsid w:val="13E363CD"/>
    <w:rsid w:val="13EF38D3"/>
    <w:rsid w:val="1409D6F5"/>
    <w:rsid w:val="1416A012"/>
    <w:rsid w:val="142F903D"/>
    <w:rsid w:val="1467CD32"/>
    <w:rsid w:val="146A6AB8"/>
    <w:rsid w:val="148973B7"/>
    <w:rsid w:val="14BC000E"/>
    <w:rsid w:val="14C8B216"/>
    <w:rsid w:val="14CDE8FF"/>
    <w:rsid w:val="14F65BF1"/>
    <w:rsid w:val="14F8B4B0"/>
    <w:rsid w:val="15058408"/>
    <w:rsid w:val="1510C521"/>
    <w:rsid w:val="153B0DB5"/>
    <w:rsid w:val="154C4E80"/>
    <w:rsid w:val="1563E188"/>
    <w:rsid w:val="1572CBAB"/>
    <w:rsid w:val="15830FFA"/>
    <w:rsid w:val="1586F034"/>
    <w:rsid w:val="15894B67"/>
    <w:rsid w:val="1594271E"/>
    <w:rsid w:val="1595CCD3"/>
    <w:rsid w:val="15ABBF83"/>
    <w:rsid w:val="15CC4AF0"/>
    <w:rsid w:val="15CE6497"/>
    <w:rsid w:val="15D17B34"/>
    <w:rsid w:val="15D8D2BD"/>
    <w:rsid w:val="15E1B329"/>
    <w:rsid w:val="15E8BC85"/>
    <w:rsid w:val="15F13E84"/>
    <w:rsid w:val="15FC58C4"/>
    <w:rsid w:val="1622B72A"/>
    <w:rsid w:val="1622D96E"/>
    <w:rsid w:val="163E6240"/>
    <w:rsid w:val="1661A5F9"/>
    <w:rsid w:val="1665938F"/>
    <w:rsid w:val="167573D7"/>
    <w:rsid w:val="16B43764"/>
    <w:rsid w:val="16B9D422"/>
    <w:rsid w:val="16BBECCB"/>
    <w:rsid w:val="16D133BE"/>
    <w:rsid w:val="16F155D2"/>
    <w:rsid w:val="16F9D92E"/>
    <w:rsid w:val="17186590"/>
    <w:rsid w:val="17254AE3"/>
    <w:rsid w:val="172A7A48"/>
    <w:rsid w:val="172A8E72"/>
    <w:rsid w:val="1740693B"/>
    <w:rsid w:val="174C99B9"/>
    <w:rsid w:val="1752F5A3"/>
    <w:rsid w:val="17790FF1"/>
    <w:rsid w:val="177AC62D"/>
    <w:rsid w:val="177F8380"/>
    <w:rsid w:val="1781D692"/>
    <w:rsid w:val="179F2476"/>
    <w:rsid w:val="17B90E3B"/>
    <w:rsid w:val="17B92196"/>
    <w:rsid w:val="17BB4011"/>
    <w:rsid w:val="17C21C47"/>
    <w:rsid w:val="17D1817D"/>
    <w:rsid w:val="17D826A7"/>
    <w:rsid w:val="17DA1392"/>
    <w:rsid w:val="17DD1637"/>
    <w:rsid w:val="17FD561E"/>
    <w:rsid w:val="180D8847"/>
    <w:rsid w:val="181BBBE2"/>
    <w:rsid w:val="1825AE02"/>
    <w:rsid w:val="183A4CA3"/>
    <w:rsid w:val="1841B712"/>
    <w:rsid w:val="1844FCAB"/>
    <w:rsid w:val="18653CA2"/>
    <w:rsid w:val="186CCA7F"/>
    <w:rsid w:val="188A593F"/>
    <w:rsid w:val="189C7EF9"/>
    <w:rsid w:val="18AC7065"/>
    <w:rsid w:val="18B579F9"/>
    <w:rsid w:val="18E17A0A"/>
    <w:rsid w:val="18E8A548"/>
    <w:rsid w:val="18F3BDEB"/>
    <w:rsid w:val="1936A285"/>
    <w:rsid w:val="1939C4A9"/>
    <w:rsid w:val="19410B24"/>
    <w:rsid w:val="194FFC69"/>
    <w:rsid w:val="195978C3"/>
    <w:rsid w:val="195A3DBC"/>
    <w:rsid w:val="196A62A9"/>
    <w:rsid w:val="19904986"/>
    <w:rsid w:val="19AD3AD7"/>
    <w:rsid w:val="19C052B2"/>
    <w:rsid w:val="19C0B98E"/>
    <w:rsid w:val="19D63824"/>
    <w:rsid w:val="19E574BB"/>
    <w:rsid w:val="19F6E263"/>
    <w:rsid w:val="1A0C804B"/>
    <w:rsid w:val="1A0E4458"/>
    <w:rsid w:val="1A1F541B"/>
    <w:rsid w:val="1A7F3F3C"/>
    <w:rsid w:val="1ABB48FC"/>
    <w:rsid w:val="1AC0F227"/>
    <w:rsid w:val="1AC2745E"/>
    <w:rsid w:val="1ACA7155"/>
    <w:rsid w:val="1AD15220"/>
    <w:rsid w:val="1ADB8D86"/>
    <w:rsid w:val="1AFC5E52"/>
    <w:rsid w:val="1B0F0C16"/>
    <w:rsid w:val="1B11EF06"/>
    <w:rsid w:val="1B5B8EDE"/>
    <w:rsid w:val="1B827DFF"/>
    <w:rsid w:val="1BC609A2"/>
    <w:rsid w:val="1BD8275F"/>
    <w:rsid w:val="1BEB3D11"/>
    <w:rsid w:val="1BF4870C"/>
    <w:rsid w:val="1C290C44"/>
    <w:rsid w:val="1C2D749C"/>
    <w:rsid w:val="1C309300"/>
    <w:rsid w:val="1C4A5325"/>
    <w:rsid w:val="1C6BA690"/>
    <w:rsid w:val="1C6D75BA"/>
    <w:rsid w:val="1C786FCE"/>
    <w:rsid w:val="1C985295"/>
    <w:rsid w:val="1CAFB7D4"/>
    <w:rsid w:val="1CBF8E40"/>
    <w:rsid w:val="1CC8EE6B"/>
    <w:rsid w:val="1CCFC6F6"/>
    <w:rsid w:val="1CEA14DD"/>
    <w:rsid w:val="1D25A6A8"/>
    <w:rsid w:val="1D279BCA"/>
    <w:rsid w:val="1D3974C7"/>
    <w:rsid w:val="1D46527F"/>
    <w:rsid w:val="1D4DF621"/>
    <w:rsid w:val="1D5EF841"/>
    <w:rsid w:val="1D5FA031"/>
    <w:rsid w:val="1D60691B"/>
    <w:rsid w:val="1D627843"/>
    <w:rsid w:val="1D7C7EE3"/>
    <w:rsid w:val="1D8F6653"/>
    <w:rsid w:val="1DA13A24"/>
    <w:rsid w:val="1DA51956"/>
    <w:rsid w:val="1DA673D1"/>
    <w:rsid w:val="1DD70D0F"/>
    <w:rsid w:val="1DD9CFC6"/>
    <w:rsid w:val="1DE848E5"/>
    <w:rsid w:val="1DF52CEE"/>
    <w:rsid w:val="1E316584"/>
    <w:rsid w:val="1E4D0A2B"/>
    <w:rsid w:val="1E5A3510"/>
    <w:rsid w:val="1E5C2E87"/>
    <w:rsid w:val="1E70A434"/>
    <w:rsid w:val="1E788B15"/>
    <w:rsid w:val="1E7A7033"/>
    <w:rsid w:val="1E7E075B"/>
    <w:rsid w:val="1E8DF845"/>
    <w:rsid w:val="1E8FE333"/>
    <w:rsid w:val="1EEA2EB8"/>
    <w:rsid w:val="1EEB456C"/>
    <w:rsid w:val="1EFA8FA8"/>
    <w:rsid w:val="1EFA9FB9"/>
    <w:rsid w:val="1FA20EA3"/>
    <w:rsid w:val="1FA26B2D"/>
    <w:rsid w:val="1FAFCD41"/>
    <w:rsid w:val="1FBBEA69"/>
    <w:rsid w:val="1FBE56E1"/>
    <w:rsid w:val="1FD2253F"/>
    <w:rsid w:val="2017A8CA"/>
    <w:rsid w:val="20288366"/>
    <w:rsid w:val="2059B387"/>
    <w:rsid w:val="20608968"/>
    <w:rsid w:val="2075A868"/>
    <w:rsid w:val="2095EA32"/>
    <w:rsid w:val="209C5452"/>
    <w:rsid w:val="20B0E2FD"/>
    <w:rsid w:val="20B584FB"/>
    <w:rsid w:val="20C8025B"/>
    <w:rsid w:val="20CC436A"/>
    <w:rsid w:val="20CF675A"/>
    <w:rsid w:val="20D7EFEB"/>
    <w:rsid w:val="20D9A940"/>
    <w:rsid w:val="20DAB061"/>
    <w:rsid w:val="20EB8EAF"/>
    <w:rsid w:val="20F63CEB"/>
    <w:rsid w:val="20F93A1C"/>
    <w:rsid w:val="210C8545"/>
    <w:rsid w:val="211F768E"/>
    <w:rsid w:val="21349E87"/>
    <w:rsid w:val="2141A03B"/>
    <w:rsid w:val="214AAD0E"/>
    <w:rsid w:val="21578126"/>
    <w:rsid w:val="21A98A59"/>
    <w:rsid w:val="21B10836"/>
    <w:rsid w:val="222F350B"/>
    <w:rsid w:val="2280D51F"/>
    <w:rsid w:val="228A7711"/>
    <w:rsid w:val="229EE985"/>
    <w:rsid w:val="22B3A387"/>
    <w:rsid w:val="22D81D99"/>
    <w:rsid w:val="22E22843"/>
    <w:rsid w:val="22F06DFB"/>
    <w:rsid w:val="23048BD8"/>
    <w:rsid w:val="2311CED5"/>
    <w:rsid w:val="231245E8"/>
    <w:rsid w:val="2318ABB8"/>
    <w:rsid w:val="23220DAE"/>
    <w:rsid w:val="23244D16"/>
    <w:rsid w:val="23272970"/>
    <w:rsid w:val="232FA22E"/>
    <w:rsid w:val="234DD322"/>
    <w:rsid w:val="2350447C"/>
    <w:rsid w:val="236015C6"/>
    <w:rsid w:val="236A079F"/>
    <w:rsid w:val="237F6562"/>
    <w:rsid w:val="238B1307"/>
    <w:rsid w:val="2398CCAC"/>
    <w:rsid w:val="23AE1A25"/>
    <w:rsid w:val="23BB52FF"/>
    <w:rsid w:val="23D0449B"/>
    <w:rsid w:val="23DDF0BA"/>
    <w:rsid w:val="23F0B88A"/>
    <w:rsid w:val="23F910E6"/>
    <w:rsid w:val="24023B9A"/>
    <w:rsid w:val="2405E5B4"/>
    <w:rsid w:val="24105BF2"/>
    <w:rsid w:val="242A45D5"/>
    <w:rsid w:val="24787AE3"/>
    <w:rsid w:val="247C8B4D"/>
    <w:rsid w:val="247F6B46"/>
    <w:rsid w:val="24985701"/>
    <w:rsid w:val="24AFE0D9"/>
    <w:rsid w:val="24B3AC70"/>
    <w:rsid w:val="24D6D05C"/>
    <w:rsid w:val="24E22972"/>
    <w:rsid w:val="24E970FD"/>
    <w:rsid w:val="24EE2E9E"/>
    <w:rsid w:val="2511B692"/>
    <w:rsid w:val="2534CEC1"/>
    <w:rsid w:val="25416183"/>
    <w:rsid w:val="2547A871"/>
    <w:rsid w:val="2557BE6D"/>
    <w:rsid w:val="256E6286"/>
    <w:rsid w:val="258CB85F"/>
    <w:rsid w:val="258D4C7F"/>
    <w:rsid w:val="2597726F"/>
    <w:rsid w:val="25A9073F"/>
    <w:rsid w:val="25AC98BD"/>
    <w:rsid w:val="25BDD29C"/>
    <w:rsid w:val="25D511D2"/>
    <w:rsid w:val="2600CED8"/>
    <w:rsid w:val="26051996"/>
    <w:rsid w:val="2608067D"/>
    <w:rsid w:val="2609E3FA"/>
    <w:rsid w:val="261BD2AB"/>
    <w:rsid w:val="26423466"/>
    <w:rsid w:val="2665276A"/>
    <w:rsid w:val="2667AFBF"/>
    <w:rsid w:val="269621E0"/>
    <w:rsid w:val="26A14213"/>
    <w:rsid w:val="26A424C0"/>
    <w:rsid w:val="26ABCEB5"/>
    <w:rsid w:val="26B9C760"/>
    <w:rsid w:val="26BF09F2"/>
    <w:rsid w:val="26C66396"/>
    <w:rsid w:val="26D2EEC8"/>
    <w:rsid w:val="26E4EA96"/>
    <w:rsid w:val="2703E8D7"/>
    <w:rsid w:val="270BAA16"/>
    <w:rsid w:val="270D05DE"/>
    <w:rsid w:val="2712E4FB"/>
    <w:rsid w:val="2730A8BD"/>
    <w:rsid w:val="274DEE4C"/>
    <w:rsid w:val="2761BCAA"/>
    <w:rsid w:val="276C46E3"/>
    <w:rsid w:val="27A7A839"/>
    <w:rsid w:val="27B70335"/>
    <w:rsid w:val="27D3950A"/>
    <w:rsid w:val="27D47DA0"/>
    <w:rsid w:val="27D662B0"/>
    <w:rsid w:val="27E79FB7"/>
    <w:rsid w:val="2801E9CB"/>
    <w:rsid w:val="2804222F"/>
    <w:rsid w:val="280B2B2F"/>
    <w:rsid w:val="281400BE"/>
    <w:rsid w:val="2820F1EB"/>
    <w:rsid w:val="2821D451"/>
    <w:rsid w:val="283AFD1F"/>
    <w:rsid w:val="284636DF"/>
    <w:rsid w:val="2848274B"/>
    <w:rsid w:val="2872B5A3"/>
    <w:rsid w:val="288462CC"/>
    <w:rsid w:val="28859FA5"/>
    <w:rsid w:val="2895B703"/>
    <w:rsid w:val="28A9292A"/>
    <w:rsid w:val="28B84A36"/>
    <w:rsid w:val="28CCA6D8"/>
    <w:rsid w:val="28E9A70F"/>
    <w:rsid w:val="28E9CE37"/>
    <w:rsid w:val="28EBF9F5"/>
    <w:rsid w:val="28F076F6"/>
    <w:rsid w:val="28F655EF"/>
    <w:rsid w:val="28FC7F6D"/>
    <w:rsid w:val="28FCA7E7"/>
    <w:rsid w:val="29025FFC"/>
    <w:rsid w:val="290B46BD"/>
    <w:rsid w:val="2929EE8E"/>
    <w:rsid w:val="29327058"/>
    <w:rsid w:val="296F519D"/>
    <w:rsid w:val="298C98AA"/>
    <w:rsid w:val="299F647F"/>
    <w:rsid w:val="29AC0724"/>
    <w:rsid w:val="29BA6E06"/>
    <w:rsid w:val="29C04142"/>
    <w:rsid w:val="29C27B40"/>
    <w:rsid w:val="29DFDA29"/>
    <w:rsid w:val="29EDC2B5"/>
    <w:rsid w:val="2A4977C1"/>
    <w:rsid w:val="2A4E0B14"/>
    <w:rsid w:val="2A5C5A4A"/>
    <w:rsid w:val="2AA501BD"/>
    <w:rsid w:val="2AC8184F"/>
    <w:rsid w:val="2AC87CDC"/>
    <w:rsid w:val="2AD68ADD"/>
    <w:rsid w:val="2ADEA355"/>
    <w:rsid w:val="2B09040B"/>
    <w:rsid w:val="2B75EDE7"/>
    <w:rsid w:val="2B90659B"/>
    <w:rsid w:val="2B9A98D4"/>
    <w:rsid w:val="2BA1681A"/>
    <w:rsid w:val="2BA1AA53"/>
    <w:rsid w:val="2BD8A4AF"/>
    <w:rsid w:val="2BE94041"/>
    <w:rsid w:val="2C06EDDC"/>
    <w:rsid w:val="2C07BC78"/>
    <w:rsid w:val="2C171FDD"/>
    <w:rsid w:val="2C2E179F"/>
    <w:rsid w:val="2C4BB070"/>
    <w:rsid w:val="2C52655A"/>
    <w:rsid w:val="2C66DBAB"/>
    <w:rsid w:val="2C808446"/>
    <w:rsid w:val="2C81C990"/>
    <w:rsid w:val="2C8D0BBC"/>
    <w:rsid w:val="2C9F1D21"/>
    <w:rsid w:val="2CB4FC6E"/>
    <w:rsid w:val="2CD6584C"/>
    <w:rsid w:val="2CDAE65A"/>
    <w:rsid w:val="2CDCD0FA"/>
    <w:rsid w:val="2CE7BD9D"/>
    <w:rsid w:val="2CEFDEAB"/>
    <w:rsid w:val="2D0179E7"/>
    <w:rsid w:val="2D07A7D3"/>
    <w:rsid w:val="2D09732E"/>
    <w:rsid w:val="2D274508"/>
    <w:rsid w:val="2D3458E6"/>
    <w:rsid w:val="2D3D33BC"/>
    <w:rsid w:val="2D420096"/>
    <w:rsid w:val="2D47F36B"/>
    <w:rsid w:val="2D4B99D6"/>
    <w:rsid w:val="2D515B9D"/>
    <w:rsid w:val="2D541994"/>
    <w:rsid w:val="2D78018E"/>
    <w:rsid w:val="2D93DBB5"/>
    <w:rsid w:val="2D95B158"/>
    <w:rsid w:val="2D9A6F73"/>
    <w:rsid w:val="2D9DC69E"/>
    <w:rsid w:val="2DC792A6"/>
    <w:rsid w:val="2DE8E153"/>
    <w:rsid w:val="2DF1BBD6"/>
    <w:rsid w:val="2DF4017A"/>
    <w:rsid w:val="2DF644EC"/>
    <w:rsid w:val="2E0A44EF"/>
    <w:rsid w:val="2E1F472E"/>
    <w:rsid w:val="2E36C3B9"/>
    <w:rsid w:val="2E5439F4"/>
    <w:rsid w:val="2E74213A"/>
    <w:rsid w:val="2E747CE3"/>
    <w:rsid w:val="2EAE716A"/>
    <w:rsid w:val="2EB0C2EC"/>
    <w:rsid w:val="2EB639C5"/>
    <w:rsid w:val="2EBA660A"/>
    <w:rsid w:val="2ED486AF"/>
    <w:rsid w:val="2F067845"/>
    <w:rsid w:val="2F07D987"/>
    <w:rsid w:val="2F7B4CD3"/>
    <w:rsid w:val="2F8BE45E"/>
    <w:rsid w:val="2F96BC20"/>
    <w:rsid w:val="2FB1F4DF"/>
    <w:rsid w:val="2FBF218C"/>
    <w:rsid w:val="2FDDABEC"/>
    <w:rsid w:val="300DBEFA"/>
    <w:rsid w:val="302A07FD"/>
    <w:rsid w:val="3080C5D0"/>
    <w:rsid w:val="3082F4B1"/>
    <w:rsid w:val="30AC2BEC"/>
    <w:rsid w:val="30AF3522"/>
    <w:rsid w:val="30B121EE"/>
    <w:rsid w:val="30B650D6"/>
    <w:rsid w:val="30C50E1F"/>
    <w:rsid w:val="30CE62D5"/>
    <w:rsid w:val="30D13A9B"/>
    <w:rsid w:val="30D14769"/>
    <w:rsid w:val="30D1705B"/>
    <w:rsid w:val="30D7A121"/>
    <w:rsid w:val="30DF3BDB"/>
    <w:rsid w:val="30E69B92"/>
    <w:rsid w:val="30F24AFC"/>
    <w:rsid w:val="31034D0B"/>
    <w:rsid w:val="3105FA01"/>
    <w:rsid w:val="3112F7A7"/>
    <w:rsid w:val="3118FAED"/>
    <w:rsid w:val="3124A3B2"/>
    <w:rsid w:val="313BC358"/>
    <w:rsid w:val="31453462"/>
    <w:rsid w:val="3149D0A1"/>
    <w:rsid w:val="314A1D13"/>
    <w:rsid w:val="3156C97F"/>
    <w:rsid w:val="31797A88"/>
    <w:rsid w:val="318B562D"/>
    <w:rsid w:val="319A7480"/>
    <w:rsid w:val="31CEE302"/>
    <w:rsid w:val="31D169A9"/>
    <w:rsid w:val="31DD7708"/>
    <w:rsid w:val="31FE80A3"/>
    <w:rsid w:val="32046452"/>
    <w:rsid w:val="3239C2FA"/>
    <w:rsid w:val="323E30A8"/>
    <w:rsid w:val="325E32DE"/>
    <w:rsid w:val="326367A5"/>
    <w:rsid w:val="327F1A7D"/>
    <w:rsid w:val="3290DCA5"/>
    <w:rsid w:val="32B20F96"/>
    <w:rsid w:val="32C9E604"/>
    <w:rsid w:val="32D25323"/>
    <w:rsid w:val="32DBBB13"/>
    <w:rsid w:val="330375D9"/>
    <w:rsid w:val="3331AC02"/>
    <w:rsid w:val="33350DCC"/>
    <w:rsid w:val="3368DC54"/>
    <w:rsid w:val="336A401F"/>
    <w:rsid w:val="336EC532"/>
    <w:rsid w:val="338D5445"/>
    <w:rsid w:val="339F1C06"/>
    <w:rsid w:val="33ADB781"/>
    <w:rsid w:val="33B182EE"/>
    <w:rsid w:val="33B5A113"/>
    <w:rsid w:val="33B637DC"/>
    <w:rsid w:val="33D629FB"/>
    <w:rsid w:val="33E02AA0"/>
    <w:rsid w:val="340C5E2C"/>
    <w:rsid w:val="340DD2F6"/>
    <w:rsid w:val="342385B4"/>
    <w:rsid w:val="34273759"/>
    <w:rsid w:val="342960A4"/>
    <w:rsid w:val="343169F4"/>
    <w:rsid w:val="343B7767"/>
    <w:rsid w:val="3441EBC2"/>
    <w:rsid w:val="344BAB27"/>
    <w:rsid w:val="345B9B35"/>
    <w:rsid w:val="347A2C59"/>
    <w:rsid w:val="34956FF0"/>
    <w:rsid w:val="349610F6"/>
    <w:rsid w:val="349B43BC"/>
    <w:rsid w:val="34A0FC55"/>
    <w:rsid w:val="34B65D8A"/>
    <w:rsid w:val="34B6BF5D"/>
    <w:rsid w:val="34BF289A"/>
    <w:rsid w:val="34C79A67"/>
    <w:rsid w:val="34D5AE1D"/>
    <w:rsid w:val="34E05EA8"/>
    <w:rsid w:val="34E45EDA"/>
    <w:rsid w:val="34E9E3FF"/>
    <w:rsid w:val="34F998E6"/>
    <w:rsid w:val="3509A06A"/>
    <w:rsid w:val="351150FE"/>
    <w:rsid w:val="352C6114"/>
    <w:rsid w:val="352D4A5F"/>
    <w:rsid w:val="35AB1AC5"/>
    <w:rsid w:val="35EDB3C3"/>
    <w:rsid w:val="3610849A"/>
    <w:rsid w:val="36136420"/>
    <w:rsid w:val="36180A74"/>
    <w:rsid w:val="36348926"/>
    <w:rsid w:val="363FF4DE"/>
    <w:rsid w:val="364AE75A"/>
    <w:rsid w:val="365666E1"/>
    <w:rsid w:val="36600469"/>
    <w:rsid w:val="367ABD21"/>
    <w:rsid w:val="36A2481C"/>
    <w:rsid w:val="36A6604C"/>
    <w:rsid w:val="371A591C"/>
    <w:rsid w:val="372BB8BE"/>
    <w:rsid w:val="373720F0"/>
    <w:rsid w:val="3788E966"/>
    <w:rsid w:val="378ECD65"/>
    <w:rsid w:val="37A8C7D1"/>
    <w:rsid w:val="37AC30D6"/>
    <w:rsid w:val="37BC60AB"/>
    <w:rsid w:val="37BF5299"/>
    <w:rsid w:val="37C2C7D7"/>
    <w:rsid w:val="37FF9425"/>
    <w:rsid w:val="380314D3"/>
    <w:rsid w:val="38096AE1"/>
    <w:rsid w:val="382023E5"/>
    <w:rsid w:val="38270505"/>
    <w:rsid w:val="384BFC83"/>
    <w:rsid w:val="385D8BF5"/>
    <w:rsid w:val="38663172"/>
    <w:rsid w:val="38B9E01F"/>
    <w:rsid w:val="38C0EBDA"/>
    <w:rsid w:val="38C79731"/>
    <w:rsid w:val="38D66B0B"/>
    <w:rsid w:val="38F61FD6"/>
    <w:rsid w:val="38FD981A"/>
    <w:rsid w:val="3913F135"/>
    <w:rsid w:val="391A44F6"/>
    <w:rsid w:val="392771D2"/>
    <w:rsid w:val="392E3942"/>
    <w:rsid w:val="39361FD7"/>
    <w:rsid w:val="3967EDFF"/>
    <w:rsid w:val="399D17AE"/>
    <w:rsid w:val="39C17EF5"/>
    <w:rsid w:val="39C813CC"/>
    <w:rsid w:val="39CADDB6"/>
    <w:rsid w:val="39EDBA30"/>
    <w:rsid w:val="39F85355"/>
    <w:rsid w:val="39FCBDDA"/>
    <w:rsid w:val="3A2C3FDF"/>
    <w:rsid w:val="3A3A4D67"/>
    <w:rsid w:val="3A712BD0"/>
    <w:rsid w:val="3A7DB9C2"/>
    <w:rsid w:val="3A8D4265"/>
    <w:rsid w:val="3A95C323"/>
    <w:rsid w:val="3A9A4D34"/>
    <w:rsid w:val="3AD0FA19"/>
    <w:rsid w:val="3AD70E42"/>
    <w:rsid w:val="3AE550FB"/>
    <w:rsid w:val="3B0F6BFF"/>
    <w:rsid w:val="3B1BA5CB"/>
    <w:rsid w:val="3B3FA215"/>
    <w:rsid w:val="3B43D592"/>
    <w:rsid w:val="3B451A3B"/>
    <w:rsid w:val="3B4A28A0"/>
    <w:rsid w:val="3B620AC0"/>
    <w:rsid w:val="3B7C8A35"/>
    <w:rsid w:val="3BA0D502"/>
    <w:rsid w:val="3BBEBB56"/>
    <w:rsid w:val="3BCF2876"/>
    <w:rsid w:val="3BE2E9CE"/>
    <w:rsid w:val="3BE85734"/>
    <w:rsid w:val="3C137D9F"/>
    <w:rsid w:val="3C5748AC"/>
    <w:rsid w:val="3C85AF06"/>
    <w:rsid w:val="3C96380B"/>
    <w:rsid w:val="3CB019B2"/>
    <w:rsid w:val="3CBAFB68"/>
    <w:rsid w:val="3CCFB22B"/>
    <w:rsid w:val="3CD3F172"/>
    <w:rsid w:val="3CD6BD21"/>
    <w:rsid w:val="3CDE127A"/>
    <w:rsid w:val="3D1E7F28"/>
    <w:rsid w:val="3D36ADE3"/>
    <w:rsid w:val="3D4196B3"/>
    <w:rsid w:val="3D5F8757"/>
    <w:rsid w:val="3D615413"/>
    <w:rsid w:val="3D78E66B"/>
    <w:rsid w:val="3D7AB278"/>
    <w:rsid w:val="3D9A1A90"/>
    <w:rsid w:val="3D9A6A2A"/>
    <w:rsid w:val="3DAA61A2"/>
    <w:rsid w:val="3DBF123F"/>
    <w:rsid w:val="3DFC22F2"/>
    <w:rsid w:val="3E124C81"/>
    <w:rsid w:val="3E1C99F5"/>
    <w:rsid w:val="3E5931EC"/>
    <w:rsid w:val="3E84CE82"/>
    <w:rsid w:val="3E88B94D"/>
    <w:rsid w:val="3E960E07"/>
    <w:rsid w:val="3E9C0AD4"/>
    <w:rsid w:val="3E9C6AC1"/>
    <w:rsid w:val="3EA38796"/>
    <w:rsid w:val="3EB034ED"/>
    <w:rsid w:val="3EB90242"/>
    <w:rsid w:val="3ED94ED2"/>
    <w:rsid w:val="3EF2FDFD"/>
    <w:rsid w:val="3F055F55"/>
    <w:rsid w:val="3F2F9D3C"/>
    <w:rsid w:val="3F7F2642"/>
    <w:rsid w:val="3F9E5FB8"/>
    <w:rsid w:val="401DE645"/>
    <w:rsid w:val="4022EDEA"/>
    <w:rsid w:val="40267C38"/>
    <w:rsid w:val="4030F737"/>
    <w:rsid w:val="4032A2F5"/>
    <w:rsid w:val="40371D37"/>
    <w:rsid w:val="4049F8D4"/>
    <w:rsid w:val="4058A3DE"/>
    <w:rsid w:val="4059575B"/>
    <w:rsid w:val="405D4F92"/>
    <w:rsid w:val="40728338"/>
    <w:rsid w:val="4076D444"/>
    <w:rsid w:val="407A9FE4"/>
    <w:rsid w:val="407E333B"/>
    <w:rsid w:val="40A8A9BA"/>
    <w:rsid w:val="40B86FD3"/>
    <w:rsid w:val="40CBBDC3"/>
    <w:rsid w:val="40CEB57E"/>
    <w:rsid w:val="40D664C1"/>
    <w:rsid w:val="40F05F8E"/>
    <w:rsid w:val="40F21840"/>
    <w:rsid w:val="4119B669"/>
    <w:rsid w:val="4140D0FE"/>
    <w:rsid w:val="414219DF"/>
    <w:rsid w:val="41504091"/>
    <w:rsid w:val="4164EA04"/>
    <w:rsid w:val="417AE4C6"/>
    <w:rsid w:val="4184B555"/>
    <w:rsid w:val="419033F8"/>
    <w:rsid w:val="41AB42A8"/>
    <w:rsid w:val="41B1354B"/>
    <w:rsid w:val="41B6AD62"/>
    <w:rsid w:val="41B6C436"/>
    <w:rsid w:val="41B9803A"/>
    <w:rsid w:val="41E319AA"/>
    <w:rsid w:val="41EBDD7B"/>
    <w:rsid w:val="41F003BD"/>
    <w:rsid w:val="41F08130"/>
    <w:rsid w:val="41FC8E0F"/>
    <w:rsid w:val="420A892D"/>
    <w:rsid w:val="420B6725"/>
    <w:rsid w:val="4216E4E8"/>
    <w:rsid w:val="4221459D"/>
    <w:rsid w:val="4230BF2A"/>
    <w:rsid w:val="423497D4"/>
    <w:rsid w:val="42380010"/>
    <w:rsid w:val="424AA837"/>
    <w:rsid w:val="4257A928"/>
    <w:rsid w:val="425E24EA"/>
    <w:rsid w:val="42675E96"/>
    <w:rsid w:val="42688B43"/>
    <w:rsid w:val="429976D7"/>
    <w:rsid w:val="42AEA650"/>
    <w:rsid w:val="42BF7CEA"/>
    <w:rsid w:val="42D014BE"/>
    <w:rsid w:val="42D67D28"/>
    <w:rsid w:val="42DE94DE"/>
    <w:rsid w:val="42E6968C"/>
    <w:rsid w:val="42E86C9E"/>
    <w:rsid w:val="42E9DBCA"/>
    <w:rsid w:val="42EDA11D"/>
    <w:rsid w:val="430EAEF2"/>
    <w:rsid w:val="432FCB3E"/>
    <w:rsid w:val="4339AB8D"/>
    <w:rsid w:val="43464CBC"/>
    <w:rsid w:val="4346C73A"/>
    <w:rsid w:val="43536C67"/>
    <w:rsid w:val="4358DD64"/>
    <w:rsid w:val="436348BF"/>
    <w:rsid w:val="437E5FF9"/>
    <w:rsid w:val="43AE6400"/>
    <w:rsid w:val="43AEF057"/>
    <w:rsid w:val="43B50070"/>
    <w:rsid w:val="43BBD05B"/>
    <w:rsid w:val="43C4C61C"/>
    <w:rsid w:val="43CF20C9"/>
    <w:rsid w:val="43DA6430"/>
    <w:rsid w:val="43E2525D"/>
    <w:rsid w:val="43FA4436"/>
    <w:rsid w:val="43FC9708"/>
    <w:rsid w:val="4406A1D2"/>
    <w:rsid w:val="4413505F"/>
    <w:rsid w:val="442CF117"/>
    <w:rsid w:val="445D5EFD"/>
    <w:rsid w:val="446AA06A"/>
    <w:rsid w:val="4471B207"/>
    <w:rsid w:val="44A2BCFE"/>
    <w:rsid w:val="44B5ACA5"/>
    <w:rsid w:val="44BC29EE"/>
    <w:rsid w:val="44C0876E"/>
    <w:rsid w:val="44C4AE89"/>
    <w:rsid w:val="44F25E9B"/>
    <w:rsid w:val="450D3B02"/>
    <w:rsid w:val="4510FE30"/>
    <w:rsid w:val="452AE134"/>
    <w:rsid w:val="453EDEA6"/>
    <w:rsid w:val="45433D1C"/>
    <w:rsid w:val="455D5A07"/>
    <w:rsid w:val="45767DA2"/>
    <w:rsid w:val="45777636"/>
    <w:rsid w:val="4585E1F8"/>
    <w:rsid w:val="4589ECB5"/>
    <w:rsid w:val="4592C049"/>
    <w:rsid w:val="45C9E0F1"/>
    <w:rsid w:val="45DB078A"/>
    <w:rsid w:val="45F72C10"/>
    <w:rsid w:val="4606EEB7"/>
    <w:rsid w:val="460AC130"/>
    <w:rsid w:val="46127D11"/>
    <w:rsid w:val="462C5847"/>
    <w:rsid w:val="4641DB8B"/>
    <w:rsid w:val="46430605"/>
    <w:rsid w:val="465D32DC"/>
    <w:rsid w:val="465FD672"/>
    <w:rsid w:val="4660A3EA"/>
    <w:rsid w:val="4698E5F5"/>
    <w:rsid w:val="46A053B4"/>
    <w:rsid w:val="46A5B9C3"/>
    <w:rsid w:val="46B49D65"/>
    <w:rsid w:val="46C453FD"/>
    <w:rsid w:val="46D30972"/>
    <w:rsid w:val="46DE7E46"/>
    <w:rsid w:val="46DF6819"/>
    <w:rsid w:val="46EFFDB3"/>
    <w:rsid w:val="4701F51F"/>
    <w:rsid w:val="4702F70F"/>
    <w:rsid w:val="47135415"/>
    <w:rsid w:val="47164A3F"/>
    <w:rsid w:val="473E09A0"/>
    <w:rsid w:val="473E358F"/>
    <w:rsid w:val="475F3981"/>
    <w:rsid w:val="4777A0BB"/>
    <w:rsid w:val="47896199"/>
    <w:rsid w:val="478A86B8"/>
    <w:rsid w:val="4794160C"/>
    <w:rsid w:val="47A714AF"/>
    <w:rsid w:val="47AADDF5"/>
    <w:rsid w:val="47BA828E"/>
    <w:rsid w:val="47C5892E"/>
    <w:rsid w:val="47DD67FC"/>
    <w:rsid w:val="47F1B257"/>
    <w:rsid w:val="47F49C49"/>
    <w:rsid w:val="47F72182"/>
    <w:rsid w:val="480CEAD8"/>
    <w:rsid w:val="4816C3A1"/>
    <w:rsid w:val="482CB3A2"/>
    <w:rsid w:val="483AEED4"/>
    <w:rsid w:val="484E317A"/>
    <w:rsid w:val="484EBF96"/>
    <w:rsid w:val="487446DE"/>
    <w:rsid w:val="4876C292"/>
    <w:rsid w:val="487A6552"/>
    <w:rsid w:val="48927089"/>
    <w:rsid w:val="489394BA"/>
    <w:rsid w:val="48A3B0B3"/>
    <w:rsid w:val="48A70375"/>
    <w:rsid w:val="48B466D1"/>
    <w:rsid w:val="48B7B595"/>
    <w:rsid w:val="48BF250F"/>
    <w:rsid w:val="48F9A257"/>
    <w:rsid w:val="4911E4A0"/>
    <w:rsid w:val="495189FD"/>
    <w:rsid w:val="4955EBE6"/>
    <w:rsid w:val="4980567D"/>
    <w:rsid w:val="4980D12E"/>
    <w:rsid w:val="4992D9AB"/>
    <w:rsid w:val="49977851"/>
    <w:rsid w:val="49B07427"/>
    <w:rsid w:val="49D1B9A2"/>
    <w:rsid w:val="49DA3601"/>
    <w:rsid w:val="49E1EF82"/>
    <w:rsid w:val="49EBBE6C"/>
    <w:rsid w:val="49F35B6B"/>
    <w:rsid w:val="4A06CCCF"/>
    <w:rsid w:val="4A175654"/>
    <w:rsid w:val="4A1DD8BF"/>
    <w:rsid w:val="4A1E3F50"/>
    <w:rsid w:val="4A30F7B9"/>
    <w:rsid w:val="4A32F25C"/>
    <w:rsid w:val="4A5302B8"/>
    <w:rsid w:val="4A689258"/>
    <w:rsid w:val="4A6F45E5"/>
    <w:rsid w:val="4A718528"/>
    <w:rsid w:val="4A7B830E"/>
    <w:rsid w:val="4A7DCDAD"/>
    <w:rsid w:val="4A93D6D4"/>
    <w:rsid w:val="4AB9863B"/>
    <w:rsid w:val="4AD13897"/>
    <w:rsid w:val="4AFCDC6D"/>
    <w:rsid w:val="4B039568"/>
    <w:rsid w:val="4B0FAFB6"/>
    <w:rsid w:val="4B1F9AD6"/>
    <w:rsid w:val="4B24E246"/>
    <w:rsid w:val="4B435077"/>
    <w:rsid w:val="4B5A0599"/>
    <w:rsid w:val="4B895A77"/>
    <w:rsid w:val="4B9B1DAD"/>
    <w:rsid w:val="4B9B9DEB"/>
    <w:rsid w:val="4BA4A343"/>
    <w:rsid w:val="4BBA60CA"/>
    <w:rsid w:val="4BD00B4C"/>
    <w:rsid w:val="4BE33328"/>
    <w:rsid w:val="4BFEE529"/>
    <w:rsid w:val="4C322C4A"/>
    <w:rsid w:val="4C5D0AA4"/>
    <w:rsid w:val="4C973CFE"/>
    <w:rsid w:val="4CC3DF2F"/>
    <w:rsid w:val="4CC47AFB"/>
    <w:rsid w:val="4CE20FD8"/>
    <w:rsid w:val="4CE47FFB"/>
    <w:rsid w:val="4CE989B2"/>
    <w:rsid w:val="4CF5847A"/>
    <w:rsid w:val="4D05F700"/>
    <w:rsid w:val="4D171477"/>
    <w:rsid w:val="4D4ABE86"/>
    <w:rsid w:val="4D5A0D5F"/>
    <w:rsid w:val="4D623D60"/>
    <w:rsid w:val="4D85A5D7"/>
    <w:rsid w:val="4D9EFF75"/>
    <w:rsid w:val="4DE58BB3"/>
    <w:rsid w:val="4E111BEC"/>
    <w:rsid w:val="4E1D0E89"/>
    <w:rsid w:val="4E2A7ECA"/>
    <w:rsid w:val="4E57179B"/>
    <w:rsid w:val="4E7408BF"/>
    <w:rsid w:val="4E9CCD4C"/>
    <w:rsid w:val="4ECAE106"/>
    <w:rsid w:val="4EFEDD00"/>
    <w:rsid w:val="4F1D5375"/>
    <w:rsid w:val="4F1FF8F2"/>
    <w:rsid w:val="4F33A261"/>
    <w:rsid w:val="4F3507B2"/>
    <w:rsid w:val="4F3CE123"/>
    <w:rsid w:val="4F54C44F"/>
    <w:rsid w:val="4F579C2B"/>
    <w:rsid w:val="4F6ADD91"/>
    <w:rsid w:val="4FB87B92"/>
    <w:rsid w:val="4FB9CDF6"/>
    <w:rsid w:val="4FBD8D67"/>
    <w:rsid w:val="4FE6DC45"/>
    <w:rsid w:val="50079C73"/>
    <w:rsid w:val="5032FD29"/>
    <w:rsid w:val="5049E03D"/>
    <w:rsid w:val="504B05CE"/>
    <w:rsid w:val="5050EF07"/>
    <w:rsid w:val="5054B89B"/>
    <w:rsid w:val="506B8DB7"/>
    <w:rsid w:val="5074954F"/>
    <w:rsid w:val="507F74D4"/>
    <w:rsid w:val="508E29A6"/>
    <w:rsid w:val="50AACB06"/>
    <w:rsid w:val="50B9805B"/>
    <w:rsid w:val="50BEB5D9"/>
    <w:rsid w:val="50DDE572"/>
    <w:rsid w:val="50DFB5D1"/>
    <w:rsid w:val="50E164F4"/>
    <w:rsid w:val="50FB656C"/>
    <w:rsid w:val="50FCD975"/>
    <w:rsid w:val="50FCEA53"/>
    <w:rsid w:val="510905FA"/>
    <w:rsid w:val="510CAD60"/>
    <w:rsid w:val="51208198"/>
    <w:rsid w:val="51210EAA"/>
    <w:rsid w:val="5121EA00"/>
    <w:rsid w:val="5123405A"/>
    <w:rsid w:val="51342817"/>
    <w:rsid w:val="5147014C"/>
    <w:rsid w:val="516BB4CB"/>
    <w:rsid w:val="518A0158"/>
    <w:rsid w:val="518CE70C"/>
    <w:rsid w:val="51C5E1C6"/>
    <w:rsid w:val="51D708FF"/>
    <w:rsid w:val="51F54848"/>
    <w:rsid w:val="51FA6D29"/>
    <w:rsid w:val="52098897"/>
    <w:rsid w:val="521A35E2"/>
    <w:rsid w:val="52355C71"/>
    <w:rsid w:val="524971CE"/>
    <w:rsid w:val="524BA599"/>
    <w:rsid w:val="528AD27E"/>
    <w:rsid w:val="528F8574"/>
    <w:rsid w:val="529D063B"/>
    <w:rsid w:val="529DFA5C"/>
    <w:rsid w:val="52BF6394"/>
    <w:rsid w:val="52CAA6F1"/>
    <w:rsid w:val="52E338E8"/>
    <w:rsid w:val="5343DA2C"/>
    <w:rsid w:val="535A4F3F"/>
    <w:rsid w:val="5371CAE3"/>
    <w:rsid w:val="537C7059"/>
    <w:rsid w:val="53978880"/>
    <w:rsid w:val="53A38393"/>
    <w:rsid w:val="53B51497"/>
    <w:rsid w:val="53C03D77"/>
    <w:rsid w:val="53D8712F"/>
    <w:rsid w:val="53DD2F76"/>
    <w:rsid w:val="53EE2C0A"/>
    <w:rsid w:val="53F296D4"/>
    <w:rsid w:val="540A04B0"/>
    <w:rsid w:val="5425B71F"/>
    <w:rsid w:val="5436D453"/>
    <w:rsid w:val="54373F2B"/>
    <w:rsid w:val="545F1B4D"/>
    <w:rsid w:val="547D3078"/>
    <w:rsid w:val="54803731"/>
    <w:rsid w:val="54855DF1"/>
    <w:rsid w:val="54873CF7"/>
    <w:rsid w:val="548EA772"/>
    <w:rsid w:val="54994DFF"/>
    <w:rsid w:val="549FABA8"/>
    <w:rsid w:val="54C109C7"/>
    <w:rsid w:val="54D737F7"/>
    <w:rsid w:val="54D83E48"/>
    <w:rsid w:val="54F80406"/>
    <w:rsid w:val="550D1034"/>
    <w:rsid w:val="55178AFF"/>
    <w:rsid w:val="552C200A"/>
    <w:rsid w:val="55370549"/>
    <w:rsid w:val="554E7A97"/>
    <w:rsid w:val="555EE37D"/>
    <w:rsid w:val="55708BFA"/>
    <w:rsid w:val="5580C719"/>
    <w:rsid w:val="5582790A"/>
    <w:rsid w:val="55942882"/>
    <w:rsid w:val="5595C72D"/>
    <w:rsid w:val="55A92917"/>
    <w:rsid w:val="55B6D2E7"/>
    <w:rsid w:val="55C16C01"/>
    <w:rsid w:val="55DBBA8A"/>
    <w:rsid w:val="55FAA98C"/>
    <w:rsid w:val="5606225F"/>
    <w:rsid w:val="560CE438"/>
    <w:rsid w:val="567689BA"/>
    <w:rsid w:val="567698B3"/>
    <w:rsid w:val="5683A883"/>
    <w:rsid w:val="5692FC8A"/>
    <w:rsid w:val="56AABC8A"/>
    <w:rsid w:val="56B83296"/>
    <w:rsid w:val="56C7C68C"/>
    <w:rsid w:val="56D384BD"/>
    <w:rsid w:val="56D8DB45"/>
    <w:rsid w:val="56E1EFE4"/>
    <w:rsid w:val="56E2999A"/>
    <w:rsid w:val="56E66D08"/>
    <w:rsid w:val="56F58FA6"/>
    <w:rsid w:val="5702882F"/>
    <w:rsid w:val="5723044E"/>
    <w:rsid w:val="5732DD8D"/>
    <w:rsid w:val="573577E2"/>
    <w:rsid w:val="573B8469"/>
    <w:rsid w:val="574ED8CC"/>
    <w:rsid w:val="5752C74F"/>
    <w:rsid w:val="57570D9A"/>
    <w:rsid w:val="5757CDA4"/>
    <w:rsid w:val="575C0637"/>
    <w:rsid w:val="57710BD0"/>
    <w:rsid w:val="57739BDA"/>
    <w:rsid w:val="577A449C"/>
    <w:rsid w:val="5785F41E"/>
    <w:rsid w:val="5794F564"/>
    <w:rsid w:val="57A6EC1F"/>
    <w:rsid w:val="57C6F694"/>
    <w:rsid w:val="57CCCA39"/>
    <w:rsid w:val="57D98B28"/>
    <w:rsid w:val="57D9DC15"/>
    <w:rsid w:val="57EE7FAC"/>
    <w:rsid w:val="57FC7FFB"/>
    <w:rsid w:val="580C1040"/>
    <w:rsid w:val="581B9379"/>
    <w:rsid w:val="5833FF78"/>
    <w:rsid w:val="58653D63"/>
    <w:rsid w:val="586D4828"/>
    <w:rsid w:val="587FE803"/>
    <w:rsid w:val="58A77449"/>
    <w:rsid w:val="58AD194D"/>
    <w:rsid w:val="58AEA72F"/>
    <w:rsid w:val="5914C93D"/>
    <w:rsid w:val="5918CDC9"/>
    <w:rsid w:val="592F7F09"/>
    <w:rsid w:val="5932514E"/>
    <w:rsid w:val="593C466D"/>
    <w:rsid w:val="594D235D"/>
    <w:rsid w:val="594F09E9"/>
    <w:rsid w:val="59536426"/>
    <w:rsid w:val="595683E1"/>
    <w:rsid w:val="595DBE3B"/>
    <w:rsid w:val="5961BA57"/>
    <w:rsid w:val="5976D31A"/>
    <w:rsid w:val="59805A1C"/>
    <w:rsid w:val="5981B0F7"/>
    <w:rsid w:val="59A743F1"/>
    <w:rsid w:val="59A9D4B6"/>
    <w:rsid w:val="59AEA2AE"/>
    <w:rsid w:val="59BB615B"/>
    <w:rsid w:val="59BB9160"/>
    <w:rsid w:val="59C221D9"/>
    <w:rsid w:val="59E32FCC"/>
    <w:rsid w:val="59E6CB80"/>
    <w:rsid w:val="59F09AA2"/>
    <w:rsid w:val="59F16A79"/>
    <w:rsid w:val="59F8C700"/>
    <w:rsid w:val="5A0D4294"/>
    <w:rsid w:val="5A144C2E"/>
    <w:rsid w:val="5A1F7933"/>
    <w:rsid w:val="5A2CF66B"/>
    <w:rsid w:val="5A2E7FAC"/>
    <w:rsid w:val="5A32643C"/>
    <w:rsid w:val="5A558D00"/>
    <w:rsid w:val="5A824CEB"/>
    <w:rsid w:val="5A8B2FB5"/>
    <w:rsid w:val="5A9891CC"/>
    <w:rsid w:val="5AC030EC"/>
    <w:rsid w:val="5ACB94ED"/>
    <w:rsid w:val="5AEF4EBE"/>
    <w:rsid w:val="5AF47197"/>
    <w:rsid w:val="5B078753"/>
    <w:rsid w:val="5B0795D0"/>
    <w:rsid w:val="5B5B9BB0"/>
    <w:rsid w:val="5B5BCBDD"/>
    <w:rsid w:val="5B73C8AC"/>
    <w:rsid w:val="5BD114D9"/>
    <w:rsid w:val="5BFE330E"/>
    <w:rsid w:val="5C066587"/>
    <w:rsid w:val="5C11302B"/>
    <w:rsid w:val="5C15865E"/>
    <w:rsid w:val="5C1AF0CC"/>
    <w:rsid w:val="5C2C695B"/>
    <w:rsid w:val="5C592E5C"/>
    <w:rsid w:val="5C727536"/>
    <w:rsid w:val="5C78B4E3"/>
    <w:rsid w:val="5C918746"/>
    <w:rsid w:val="5C9F3248"/>
    <w:rsid w:val="5CB6E093"/>
    <w:rsid w:val="5CD28BBE"/>
    <w:rsid w:val="5CFDC507"/>
    <w:rsid w:val="5D0DD505"/>
    <w:rsid w:val="5D1064EC"/>
    <w:rsid w:val="5D33C770"/>
    <w:rsid w:val="5D36FE00"/>
    <w:rsid w:val="5D4015BD"/>
    <w:rsid w:val="5D5C439B"/>
    <w:rsid w:val="5D727825"/>
    <w:rsid w:val="5D76EBAB"/>
    <w:rsid w:val="5D853E44"/>
    <w:rsid w:val="5D8602C9"/>
    <w:rsid w:val="5D897BD6"/>
    <w:rsid w:val="5D92121C"/>
    <w:rsid w:val="5DA75AB3"/>
    <w:rsid w:val="5DABF256"/>
    <w:rsid w:val="5DB2BDAE"/>
    <w:rsid w:val="5DC89321"/>
    <w:rsid w:val="5DD8E5E0"/>
    <w:rsid w:val="5DE73F30"/>
    <w:rsid w:val="5E19FD34"/>
    <w:rsid w:val="5E7D91EE"/>
    <w:rsid w:val="5E8B4A8B"/>
    <w:rsid w:val="5EA3BD26"/>
    <w:rsid w:val="5EBB956D"/>
    <w:rsid w:val="5EC71E69"/>
    <w:rsid w:val="5EE468E4"/>
    <w:rsid w:val="5EE858A7"/>
    <w:rsid w:val="5F22B049"/>
    <w:rsid w:val="5F237772"/>
    <w:rsid w:val="5F2EF216"/>
    <w:rsid w:val="5F577DBA"/>
    <w:rsid w:val="5F6042E5"/>
    <w:rsid w:val="5F6AA034"/>
    <w:rsid w:val="5F73C036"/>
    <w:rsid w:val="5F80DA66"/>
    <w:rsid w:val="5F913C3E"/>
    <w:rsid w:val="5F941C10"/>
    <w:rsid w:val="5FA6BA3C"/>
    <w:rsid w:val="5FBD5947"/>
    <w:rsid w:val="5FBFB24E"/>
    <w:rsid w:val="5FC99A06"/>
    <w:rsid w:val="5FDEC3AD"/>
    <w:rsid w:val="5FE8D6F5"/>
    <w:rsid w:val="5FF3A03D"/>
    <w:rsid w:val="5FFB5BC7"/>
    <w:rsid w:val="5FFDD912"/>
    <w:rsid w:val="5FFE303E"/>
    <w:rsid w:val="60154451"/>
    <w:rsid w:val="60172523"/>
    <w:rsid w:val="6020E7EB"/>
    <w:rsid w:val="609C41FB"/>
    <w:rsid w:val="60AA0D19"/>
    <w:rsid w:val="60CD4752"/>
    <w:rsid w:val="60D7C51D"/>
    <w:rsid w:val="60F1C5CF"/>
    <w:rsid w:val="6104B19C"/>
    <w:rsid w:val="61119F36"/>
    <w:rsid w:val="6115CFFA"/>
    <w:rsid w:val="6136C508"/>
    <w:rsid w:val="614D007C"/>
    <w:rsid w:val="6152D151"/>
    <w:rsid w:val="6157F2A4"/>
    <w:rsid w:val="617CD83B"/>
    <w:rsid w:val="618ACC4C"/>
    <w:rsid w:val="61BB1D47"/>
    <w:rsid w:val="61D08249"/>
    <w:rsid w:val="61EE398B"/>
    <w:rsid w:val="6212865D"/>
    <w:rsid w:val="6230B507"/>
    <w:rsid w:val="62612293"/>
    <w:rsid w:val="626C1A71"/>
    <w:rsid w:val="6271B867"/>
    <w:rsid w:val="6284A1EE"/>
    <w:rsid w:val="628A2AD7"/>
    <w:rsid w:val="62BE0AF2"/>
    <w:rsid w:val="62BF0051"/>
    <w:rsid w:val="62CEBA35"/>
    <w:rsid w:val="62E05503"/>
    <w:rsid w:val="62FFB8E9"/>
    <w:rsid w:val="632F4E4A"/>
    <w:rsid w:val="6333A39C"/>
    <w:rsid w:val="6337E575"/>
    <w:rsid w:val="6347C33C"/>
    <w:rsid w:val="636140BE"/>
    <w:rsid w:val="6365D854"/>
    <w:rsid w:val="637F0DDA"/>
    <w:rsid w:val="638B8068"/>
    <w:rsid w:val="63973BCE"/>
    <w:rsid w:val="63CE25DF"/>
    <w:rsid w:val="63E62917"/>
    <w:rsid w:val="64158AFF"/>
    <w:rsid w:val="6415A145"/>
    <w:rsid w:val="643D3470"/>
    <w:rsid w:val="6480E358"/>
    <w:rsid w:val="648323AF"/>
    <w:rsid w:val="649755B9"/>
    <w:rsid w:val="64B11E6D"/>
    <w:rsid w:val="64B40429"/>
    <w:rsid w:val="64D53217"/>
    <w:rsid w:val="64E67ED1"/>
    <w:rsid w:val="64F18E81"/>
    <w:rsid w:val="6520B6DE"/>
    <w:rsid w:val="652412D2"/>
    <w:rsid w:val="6557B5D8"/>
    <w:rsid w:val="656EBEBA"/>
    <w:rsid w:val="65762AA0"/>
    <w:rsid w:val="65769390"/>
    <w:rsid w:val="65D5848D"/>
    <w:rsid w:val="65ECA8C1"/>
    <w:rsid w:val="65F15B7D"/>
    <w:rsid w:val="65FBAA67"/>
    <w:rsid w:val="6614D9B0"/>
    <w:rsid w:val="661F31C3"/>
    <w:rsid w:val="6640E283"/>
    <w:rsid w:val="668D0814"/>
    <w:rsid w:val="66A81548"/>
    <w:rsid w:val="66C64606"/>
    <w:rsid w:val="66C6F6B0"/>
    <w:rsid w:val="66D28265"/>
    <w:rsid w:val="66D8D55E"/>
    <w:rsid w:val="66F7D1DB"/>
    <w:rsid w:val="67026D59"/>
    <w:rsid w:val="67042EC1"/>
    <w:rsid w:val="6715C695"/>
    <w:rsid w:val="672BD1DE"/>
    <w:rsid w:val="673F830B"/>
    <w:rsid w:val="67470D8E"/>
    <w:rsid w:val="6750967B"/>
    <w:rsid w:val="6757A0AD"/>
    <w:rsid w:val="679ED630"/>
    <w:rsid w:val="67AFBAB6"/>
    <w:rsid w:val="67BB389B"/>
    <w:rsid w:val="67C00120"/>
    <w:rsid w:val="67C1DE0D"/>
    <w:rsid w:val="67C820E9"/>
    <w:rsid w:val="67F3ADBC"/>
    <w:rsid w:val="6802732F"/>
    <w:rsid w:val="6809B2AA"/>
    <w:rsid w:val="68223A26"/>
    <w:rsid w:val="6822CF25"/>
    <w:rsid w:val="6825B6EE"/>
    <w:rsid w:val="68545506"/>
    <w:rsid w:val="6880C3F4"/>
    <w:rsid w:val="6883AA31"/>
    <w:rsid w:val="688F7A76"/>
    <w:rsid w:val="689B06A6"/>
    <w:rsid w:val="68A1A83B"/>
    <w:rsid w:val="68B290A5"/>
    <w:rsid w:val="68B81731"/>
    <w:rsid w:val="68BE22B1"/>
    <w:rsid w:val="68D75208"/>
    <w:rsid w:val="68E689FE"/>
    <w:rsid w:val="68F2F8F4"/>
    <w:rsid w:val="690E3C70"/>
    <w:rsid w:val="6919BAA1"/>
    <w:rsid w:val="691A7885"/>
    <w:rsid w:val="691D8F94"/>
    <w:rsid w:val="694ED19F"/>
    <w:rsid w:val="6992D2BB"/>
    <w:rsid w:val="69956AA1"/>
    <w:rsid w:val="69B56375"/>
    <w:rsid w:val="69C83236"/>
    <w:rsid w:val="69D7B72F"/>
    <w:rsid w:val="69F647A3"/>
    <w:rsid w:val="6A06630C"/>
    <w:rsid w:val="6A122594"/>
    <w:rsid w:val="6A16CD1C"/>
    <w:rsid w:val="6A27AC19"/>
    <w:rsid w:val="6A2C77BA"/>
    <w:rsid w:val="6A3938E3"/>
    <w:rsid w:val="6A516E5C"/>
    <w:rsid w:val="6A5297AA"/>
    <w:rsid w:val="6A5CCB23"/>
    <w:rsid w:val="6A77CBCC"/>
    <w:rsid w:val="6A7BE6EE"/>
    <w:rsid w:val="6AB87636"/>
    <w:rsid w:val="6AC33973"/>
    <w:rsid w:val="6ACD2DC4"/>
    <w:rsid w:val="6ACE28F5"/>
    <w:rsid w:val="6AF1E4EE"/>
    <w:rsid w:val="6B11CA9C"/>
    <w:rsid w:val="6B1C1E83"/>
    <w:rsid w:val="6B1E4DA6"/>
    <w:rsid w:val="6B39F524"/>
    <w:rsid w:val="6B6A493B"/>
    <w:rsid w:val="6B6DEE75"/>
    <w:rsid w:val="6B705373"/>
    <w:rsid w:val="6B727493"/>
    <w:rsid w:val="6B7D8EA5"/>
    <w:rsid w:val="6BB83E9D"/>
    <w:rsid w:val="6BBED46B"/>
    <w:rsid w:val="6BCCF8D7"/>
    <w:rsid w:val="6BD4B9A6"/>
    <w:rsid w:val="6BD98F2C"/>
    <w:rsid w:val="6BF5F201"/>
    <w:rsid w:val="6C43B5E9"/>
    <w:rsid w:val="6C53B5DD"/>
    <w:rsid w:val="6C5A8D94"/>
    <w:rsid w:val="6C5EB3DB"/>
    <w:rsid w:val="6C787A6B"/>
    <w:rsid w:val="6C82FDD3"/>
    <w:rsid w:val="6CB648F5"/>
    <w:rsid w:val="6CDE5F0B"/>
    <w:rsid w:val="6CE4A1DD"/>
    <w:rsid w:val="6CF3D9BD"/>
    <w:rsid w:val="6CF7ABE8"/>
    <w:rsid w:val="6CFB5F7D"/>
    <w:rsid w:val="6CFEA3B7"/>
    <w:rsid w:val="6D056E6B"/>
    <w:rsid w:val="6D310160"/>
    <w:rsid w:val="6D36EC0B"/>
    <w:rsid w:val="6D7F17B9"/>
    <w:rsid w:val="6D84ABC5"/>
    <w:rsid w:val="6DA31C8C"/>
    <w:rsid w:val="6DAC22B8"/>
    <w:rsid w:val="6DD547E1"/>
    <w:rsid w:val="6DF9A4B9"/>
    <w:rsid w:val="6DFCDBF8"/>
    <w:rsid w:val="6E19A050"/>
    <w:rsid w:val="6E2E041E"/>
    <w:rsid w:val="6E50A594"/>
    <w:rsid w:val="6E67E27B"/>
    <w:rsid w:val="6E8E91C1"/>
    <w:rsid w:val="6EA90AF8"/>
    <w:rsid w:val="6EB3EDB8"/>
    <w:rsid w:val="6EB43296"/>
    <w:rsid w:val="6EC1C3A7"/>
    <w:rsid w:val="6EC57A2A"/>
    <w:rsid w:val="6EC9621E"/>
    <w:rsid w:val="6ECA5C25"/>
    <w:rsid w:val="6ED0BB52"/>
    <w:rsid w:val="6ED734E7"/>
    <w:rsid w:val="6F1AA56C"/>
    <w:rsid w:val="6F3B1410"/>
    <w:rsid w:val="6F668FD1"/>
    <w:rsid w:val="6F6ABC6F"/>
    <w:rsid w:val="6FBDB828"/>
    <w:rsid w:val="6FBE4A7D"/>
    <w:rsid w:val="6FC64E9D"/>
    <w:rsid w:val="6FD336AE"/>
    <w:rsid w:val="6FDF3534"/>
    <w:rsid w:val="6FE3FAC9"/>
    <w:rsid w:val="6FFDB618"/>
    <w:rsid w:val="6FFF9825"/>
    <w:rsid w:val="701F2088"/>
    <w:rsid w:val="701F603B"/>
    <w:rsid w:val="7023C328"/>
    <w:rsid w:val="7047343E"/>
    <w:rsid w:val="7078B6C7"/>
    <w:rsid w:val="70A10CE4"/>
    <w:rsid w:val="70BD14A5"/>
    <w:rsid w:val="70C71790"/>
    <w:rsid w:val="70C8DF54"/>
    <w:rsid w:val="710EA13C"/>
    <w:rsid w:val="7114AE12"/>
    <w:rsid w:val="711BC1C8"/>
    <w:rsid w:val="711F61E5"/>
    <w:rsid w:val="7137FFEE"/>
    <w:rsid w:val="713AC758"/>
    <w:rsid w:val="71502A01"/>
    <w:rsid w:val="71552892"/>
    <w:rsid w:val="715B358E"/>
    <w:rsid w:val="716734DC"/>
    <w:rsid w:val="71813CEE"/>
    <w:rsid w:val="718A6572"/>
    <w:rsid w:val="71A131EC"/>
    <w:rsid w:val="71AD1AAF"/>
    <w:rsid w:val="71ADD0ED"/>
    <w:rsid w:val="71D0BFB1"/>
    <w:rsid w:val="71DBD55C"/>
    <w:rsid w:val="7204C9ED"/>
    <w:rsid w:val="720A997A"/>
    <w:rsid w:val="72104DB9"/>
    <w:rsid w:val="723F370F"/>
    <w:rsid w:val="723F6984"/>
    <w:rsid w:val="72480D3F"/>
    <w:rsid w:val="728E38E3"/>
    <w:rsid w:val="72965ECC"/>
    <w:rsid w:val="72AD73B7"/>
    <w:rsid w:val="72C89D76"/>
    <w:rsid w:val="73098A45"/>
    <w:rsid w:val="73207ABC"/>
    <w:rsid w:val="733EA2FC"/>
    <w:rsid w:val="7340B2F5"/>
    <w:rsid w:val="7342A8A6"/>
    <w:rsid w:val="735EE5CA"/>
    <w:rsid w:val="73A1B17C"/>
    <w:rsid w:val="73A37CBE"/>
    <w:rsid w:val="73A930CB"/>
    <w:rsid w:val="73DA968E"/>
    <w:rsid w:val="73DADD2F"/>
    <w:rsid w:val="73DC6391"/>
    <w:rsid w:val="73DE6071"/>
    <w:rsid w:val="73E721B6"/>
    <w:rsid w:val="73EE452B"/>
    <w:rsid w:val="73F6DC81"/>
    <w:rsid w:val="73FFEE4E"/>
    <w:rsid w:val="74107FBE"/>
    <w:rsid w:val="741ABB17"/>
    <w:rsid w:val="7420CA2B"/>
    <w:rsid w:val="743B9334"/>
    <w:rsid w:val="7445F73B"/>
    <w:rsid w:val="74607F11"/>
    <w:rsid w:val="747FF4B5"/>
    <w:rsid w:val="7496C404"/>
    <w:rsid w:val="749B6F0D"/>
    <w:rsid w:val="74A41CB9"/>
    <w:rsid w:val="74A8696A"/>
    <w:rsid w:val="74B4E552"/>
    <w:rsid w:val="74B58314"/>
    <w:rsid w:val="74B5A439"/>
    <w:rsid w:val="74D5BE62"/>
    <w:rsid w:val="74EC6951"/>
    <w:rsid w:val="74EE3140"/>
    <w:rsid w:val="751731CD"/>
    <w:rsid w:val="7524C49D"/>
    <w:rsid w:val="752C1D70"/>
    <w:rsid w:val="75671D4B"/>
    <w:rsid w:val="756BBD62"/>
    <w:rsid w:val="757079CC"/>
    <w:rsid w:val="7580C189"/>
    <w:rsid w:val="759197A9"/>
    <w:rsid w:val="759651CE"/>
    <w:rsid w:val="75AC315B"/>
    <w:rsid w:val="75B512F0"/>
    <w:rsid w:val="75CE7094"/>
    <w:rsid w:val="75F2CE48"/>
    <w:rsid w:val="760856F5"/>
    <w:rsid w:val="761907F1"/>
    <w:rsid w:val="7628ACDD"/>
    <w:rsid w:val="7638880F"/>
    <w:rsid w:val="764399B8"/>
    <w:rsid w:val="766DD275"/>
    <w:rsid w:val="766F4377"/>
    <w:rsid w:val="768BE18C"/>
    <w:rsid w:val="76A14C79"/>
    <w:rsid w:val="76E434ED"/>
    <w:rsid w:val="76EC3D64"/>
    <w:rsid w:val="771A8678"/>
    <w:rsid w:val="773E699F"/>
    <w:rsid w:val="775CF69B"/>
    <w:rsid w:val="77688A19"/>
    <w:rsid w:val="776AE2E0"/>
    <w:rsid w:val="776F202D"/>
    <w:rsid w:val="778B8F04"/>
    <w:rsid w:val="779CC974"/>
    <w:rsid w:val="77A88C3D"/>
    <w:rsid w:val="77B3711E"/>
    <w:rsid w:val="77C265F6"/>
    <w:rsid w:val="77E02BD1"/>
    <w:rsid w:val="77FAA5FF"/>
    <w:rsid w:val="78057302"/>
    <w:rsid w:val="780C31E7"/>
    <w:rsid w:val="7834328B"/>
    <w:rsid w:val="783DB0CF"/>
    <w:rsid w:val="78461116"/>
    <w:rsid w:val="78579E84"/>
    <w:rsid w:val="785F07FD"/>
    <w:rsid w:val="78713657"/>
    <w:rsid w:val="7874044E"/>
    <w:rsid w:val="787D8875"/>
    <w:rsid w:val="7880A705"/>
    <w:rsid w:val="78904995"/>
    <w:rsid w:val="78B907AC"/>
    <w:rsid w:val="78C176CC"/>
    <w:rsid w:val="78EFA3E5"/>
    <w:rsid w:val="7932AF2E"/>
    <w:rsid w:val="79373F4A"/>
    <w:rsid w:val="7982C7EE"/>
    <w:rsid w:val="79B4CE5A"/>
    <w:rsid w:val="79B66D1E"/>
    <w:rsid w:val="79CDE92B"/>
    <w:rsid w:val="79F05B02"/>
    <w:rsid w:val="79FF44A4"/>
    <w:rsid w:val="7A2B77F6"/>
    <w:rsid w:val="7A32D37F"/>
    <w:rsid w:val="7A37436B"/>
    <w:rsid w:val="7A48E252"/>
    <w:rsid w:val="7A58908F"/>
    <w:rsid w:val="7A5C2CAC"/>
    <w:rsid w:val="7A5EDC69"/>
    <w:rsid w:val="7A6C4B5F"/>
    <w:rsid w:val="7A854BEE"/>
    <w:rsid w:val="7A86E2FC"/>
    <w:rsid w:val="7AA8C818"/>
    <w:rsid w:val="7AAAF591"/>
    <w:rsid w:val="7AB25684"/>
    <w:rsid w:val="7AC676D3"/>
    <w:rsid w:val="7AEB1651"/>
    <w:rsid w:val="7AEC04F9"/>
    <w:rsid w:val="7AF45CC1"/>
    <w:rsid w:val="7B19908A"/>
    <w:rsid w:val="7B3D54B4"/>
    <w:rsid w:val="7B40A500"/>
    <w:rsid w:val="7B52C1A3"/>
    <w:rsid w:val="7B52D624"/>
    <w:rsid w:val="7B7E388C"/>
    <w:rsid w:val="7B96EBF4"/>
    <w:rsid w:val="7BA7800A"/>
    <w:rsid w:val="7BD11209"/>
    <w:rsid w:val="7BE0E54D"/>
    <w:rsid w:val="7BE12110"/>
    <w:rsid w:val="7BE65B12"/>
    <w:rsid w:val="7C036ECF"/>
    <w:rsid w:val="7C0E2EA5"/>
    <w:rsid w:val="7C1B61E4"/>
    <w:rsid w:val="7C2914FF"/>
    <w:rsid w:val="7C354DC8"/>
    <w:rsid w:val="7C47755E"/>
    <w:rsid w:val="7C4C2D7E"/>
    <w:rsid w:val="7C607814"/>
    <w:rsid w:val="7C60BD57"/>
    <w:rsid w:val="7C6D2188"/>
    <w:rsid w:val="7C936D94"/>
    <w:rsid w:val="7C952A00"/>
    <w:rsid w:val="7C9D195D"/>
    <w:rsid w:val="7C9FA684"/>
    <w:rsid w:val="7CA42D94"/>
    <w:rsid w:val="7CAA73FF"/>
    <w:rsid w:val="7CB4FD49"/>
    <w:rsid w:val="7CC7050F"/>
    <w:rsid w:val="7CF8B34C"/>
    <w:rsid w:val="7D01AAA4"/>
    <w:rsid w:val="7D15B214"/>
    <w:rsid w:val="7D17725C"/>
    <w:rsid w:val="7D24219B"/>
    <w:rsid w:val="7D284DA2"/>
    <w:rsid w:val="7D30FE2F"/>
    <w:rsid w:val="7D31625A"/>
    <w:rsid w:val="7D384279"/>
    <w:rsid w:val="7D62F402"/>
    <w:rsid w:val="7D66ECA8"/>
    <w:rsid w:val="7D6C1891"/>
    <w:rsid w:val="7DBAEA5C"/>
    <w:rsid w:val="7DC638CA"/>
    <w:rsid w:val="7DC829D1"/>
    <w:rsid w:val="7DD0C285"/>
    <w:rsid w:val="7DE1810F"/>
    <w:rsid w:val="7E5B2AFB"/>
    <w:rsid w:val="7E6C48B3"/>
    <w:rsid w:val="7E726299"/>
    <w:rsid w:val="7EA07EDE"/>
    <w:rsid w:val="7EAD283A"/>
    <w:rsid w:val="7EAD4BCE"/>
    <w:rsid w:val="7EAFA39D"/>
    <w:rsid w:val="7EB95BEE"/>
    <w:rsid w:val="7EEFBEA1"/>
    <w:rsid w:val="7F06C114"/>
    <w:rsid w:val="7F1AB8C6"/>
    <w:rsid w:val="7F22CB2C"/>
    <w:rsid w:val="7F4D41F2"/>
    <w:rsid w:val="7F4F9858"/>
    <w:rsid w:val="7F865446"/>
    <w:rsid w:val="7F981E30"/>
    <w:rsid w:val="7FE1B0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0D2F39"/>
  <w15:chartTrackingRefBased/>
  <w15:docId w15:val="{4EF1CBD7-BB4F-BB41-9FE3-FEF89BC61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F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4F0B"/>
    <w:rPr>
      <w:color w:val="0563C1" w:themeColor="hyperlink"/>
      <w:u w:val="single"/>
    </w:rPr>
  </w:style>
  <w:style w:type="character" w:styleId="UnresolvedMention">
    <w:name w:val="Unresolved Mention"/>
    <w:basedOn w:val="DefaultParagraphFont"/>
    <w:uiPriority w:val="99"/>
    <w:semiHidden/>
    <w:unhideWhenUsed/>
    <w:rsid w:val="00B44F0B"/>
    <w:rPr>
      <w:color w:val="605E5C"/>
      <w:shd w:val="clear" w:color="auto" w:fill="E1DFDD"/>
    </w:rPr>
  </w:style>
  <w:style w:type="paragraph" w:styleId="ListParagraph">
    <w:name w:val="List Paragraph"/>
    <w:basedOn w:val="Normal"/>
    <w:uiPriority w:val="34"/>
    <w:qFormat/>
    <w:rsid w:val="007D274F"/>
    <w:pPr>
      <w:ind w:left="720"/>
      <w:contextualSpacing/>
    </w:pPr>
  </w:style>
  <w:style w:type="paragraph" w:customStyle="1" w:styleId="paragraph">
    <w:name w:val="paragraph"/>
    <w:basedOn w:val="Normal"/>
    <w:rsid w:val="00C377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C377CA"/>
  </w:style>
  <w:style w:type="character" w:customStyle="1" w:styleId="eop">
    <w:name w:val="eop"/>
    <w:basedOn w:val="DefaultParagraphFont"/>
    <w:rsid w:val="00C377CA"/>
  </w:style>
  <w:style w:type="character" w:styleId="Strong">
    <w:name w:val="Strong"/>
    <w:basedOn w:val="DefaultParagraphFont"/>
    <w:uiPriority w:val="22"/>
    <w:qFormat/>
    <w:rsid w:val="00BC4148"/>
    <w:rPr>
      <w:b/>
      <w:bCs/>
    </w:rPr>
  </w:style>
  <w:style w:type="character" w:styleId="FollowedHyperlink">
    <w:name w:val="FollowedHyperlink"/>
    <w:basedOn w:val="DefaultParagraphFont"/>
    <w:uiPriority w:val="99"/>
    <w:semiHidden/>
    <w:unhideWhenUsed/>
    <w:rsid w:val="00A05418"/>
    <w:rPr>
      <w:color w:val="954F72" w:themeColor="followedHyperlink"/>
      <w:u w:val="single"/>
    </w:rPr>
  </w:style>
  <w:style w:type="table" w:styleId="TableGrid">
    <w:name w:val="Table Grid"/>
    <w:basedOn w:val="TableNormal"/>
    <w:uiPriority w:val="39"/>
    <w:rsid w:val="00010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41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10F"/>
  </w:style>
  <w:style w:type="paragraph" w:styleId="Footer">
    <w:name w:val="footer"/>
    <w:basedOn w:val="Normal"/>
    <w:link w:val="FooterChar"/>
    <w:uiPriority w:val="99"/>
    <w:unhideWhenUsed/>
    <w:rsid w:val="008441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10F"/>
  </w:style>
  <w:style w:type="character" w:styleId="PageNumber">
    <w:name w:val="page number"/>
    <w:basedOn w:val="DefaultParagraphFont"/>
    <w:uiPriority w:val="99"/>
    <w:semiHidden/>
    <w:unhideWhenUsed/>
    <w:rsid w:val="00041F7C"/>
  </w:style>
  <w:style w:type="paragraph" w:styleId="NormalWeb">
    <w:name w:val="Normal (Web)"/>
    <w:basedOn w:val="Normal"/>
    <w:uiPriority w:val="99"/>
    <w:unhideWhenUsed/>
    <w:rsid w:val="00144B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542A76"/>
    <w:rPr>
      <w:sz w:val="16"/>
      <w:szCs w:val="16"/>
    </w:rPr>
  </w:style>
  <w:style w:type="paragraph" w:styleId="CommentText">
    <w:name w:val="annotation text"/>
    <w:basedOn w:val="Normal"/>
    <w:link w:val="CommentTextChar"/>
    <w:uiPriority w:val="99"/>
    <w:semiHidden/>
    <w:unhideWhenUsed/>
    <w:rsid w:val="00542A76"/>
    <w:pPr>
      <w:spacing w:line="240" w:lineRule="auto"/>
    </w:pPr>
    <w:rPr>
      <w:sz w:val="20"/>
      <w:szCs w:val="20"/>
    </w:rPr>
  </w:style>
  <w:style w:type="character" w:customStyle="1" w:styleId="CommentTextChar">
    <w:name w:val="Comment Text Char"/>
    <w:basedOn w:val="DefaultParagraphFont"/>
    <w:link w:val="CommentText"/>
    <w:uiPriority w:val="99"/>
    <w:semiHidden/>
    <w:rsid w:val="00542A76"/>
    <w:rPr>
      <w:sz w:val="20"/>
      <w:szCs w:val="20"/>
    </w:rPr>
  </w:style>
  <w:style w:type="paragraph" w:styleId="CommentSubject">
    <w:name w:val="annotation subject"/>
    <w:basedOn w:val="CommentText"/>
    <w:next w:val="CommentText"/>
    <w:link w:val="CommentSubjectChar"/>
    <w:uiPriority w:val="99"/>
    <w:semiHidden/>
    <w:unhideWhenUsed/>
    <w:rsid w:val="00542A76"/>
    <w:rPr>
      <w:b/>
      <w:bCs/>
    </w:rPr>
  </w:style>
  <w:style w:type="character" w:customStyle="1" w:styleId="CommentSubjectChar">
    <w:name w:val="Comment Subject Char"/>
    <w:basedOn w:val="CommentTextChar"/>
    <w:link w:val="CommentSubject"/>
    <w:uiPriority w:val="99"/>
    <w:semiHidden/>
    <w:rsid w:val="00542A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06751">
      <w:bodyDiv w:val="1"/>
      <w:marLeft w:val="0"/>
      <w:marRight w:val="0"/>
      <w:marTop w:val="0"/>
      <w:marBottom w:val="0"/>
      <w:divBdr>
        <w:top w:val="none" w:sz="0" w:space="0" w:color="auto"/>
        <w:left w:val="none" w:sz="0" w:space="0" w:color="auto"/>
        <w:bottom w:val="none" w:sz="0" w:space="0" w:color="auto"/>
        <w:right w:val="none" w:sz="0" w:space="0" w:color="auto"/>
      </w:divBdr>
      <w:divsChild>
        <w:div w:id="1506550009">
          <w:marLeft w:val="0"/>
          <w:marRight w:val="0"/>
          <w:marTop w:val="0"/>
          <w:marBottom w:val="0"/>
          <w:divBdr>
            <w:top w:val="none" w:sz="0" w:space="0" w:color="auto"/>
            <w:left w:val="none" w:sz="0" w:space="0" w:color="auto"/>
            <w:bottom w:val="none" w:sz="0" w:space="0" w:color="auto"/>
            <w:right w:val="none" w:sz="0" w:space="0" w:color="auto"/>
          </w:divBdr>
        </w:div>
      </w:divsChild>
    </w:div>
    <w:div w:id="346518783">
      <w:bodyDiv w:val="1"/>
      <w:marLeft w:val="0"/>
      <w:marRight w:val="0"/>
      <w:marTop w:val="0"/>
      <w:marBottom w:val="0"/>
      <w:divBdr>
        <w:top w:val="none" w:sz="0" w:space="0" w:color="auto"/>
        <w:left w:val="none" w:sz="0" w:space="0" w:color="auto"/>
        <w:bottom w:val="none" w:sz="0" w:space="0" w:color="auto"/>
        <w:right w:val="none" w:sz="0" w:space="0" w:color="auto"/>
      </w:divBdr>
    </w:div>
    <w:div w:id="753090468">
      <w:bodyDiv w:val="1"/>
      <w:marLeft w:val="0"/>
      <w:marRight w:val="0"/>
      <w:marTop w:val="0"/>
      <w:marBottom w:val="0"/>
      <w:divBdr>
        <w:top w:val="none" w:sz="0" w:space="0" w:color="auto"/>
        <w:left w:val="none" w:sz="0" w:space="0" w:color="auto"/>
        <w:bottom w:val="none" w:sz="0" w:space="0" w:color="auto"/>
        <w:right w:val="none" w:sz="0" w:space="0" w:color="auto"/>
      </w:divBdr>
      <w:divsChild>
        <w:div w:id="436557596">
          <w:marLeft w:val="0"/>
          <w:marRight w:val="0"/>
          <w:marTop w:val="0"/>
          <w:marBottom w:val="0"/>
          <w:divBdr>
            <w:top w:val="none" w:sz="0" w:space="0" w:color="auto"/>
            <w:left w:val="none" w:sz="0" w:space="0" w:color="auto"/>
            <w:bottom w:val="none" w:sz="0" w:space="0" w:color="auto"/>
            <w:right w:val="none" w:sz="0" w:space="0" w:color="auto"/>
          </w:divBdr>
        </w:div>
      </w:divsChild>
    </w:div>
    <w:div w:id="875771550">
      <w:bodyDiv w:val="1"/>
      <w:marLeft w:val="0"/>
      <w:marRight w:val="0"/>
      <w:marTop w:val="0"/>
      <w:marBottom w:val="0"/>
      <w:divBdr>
        <w:top w:val="none" w:sz="0" w:space="0" w:color="auto"/>
        <w:left w:val="none" w:sz="0" w:space="0" w:color="auto"/>
        <w:bottom w:val="none" w:sz="0" w:space="0" w:color="auto"/>
        <w:right w:val="none" w:sz="0" w:space="0" w:color="auto"/>
      </w:divBdr>
    </w:div>
    <w:div w:id="1370372800">
      <w:bodyDiv w:val="1"/>
      <w:marLeft w:val="0"/>
      <w:marRight w:val="0"/>
      <w:marTop w:val="0"/>
      <w:marBottom w:val="0"/>
      <w:divBdr>
        <w:top w:val="none" w:sz="0" w:space="0" w:color="auto"/>
        <w:left w:val="none" w:sz="0" w:space="0" w:color="auto"/>
        <w:bottom w:val="none" w:sz="0" w:space="0" w:color="auto"/>
        <w:right w:val="none" w:sz="0" w:space="0" w:color="auto"/>
      </w:divBdr>
    </w:div>
    <w:div w:id="181128596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42"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y-ibisworld-com.esearch.ut.edu/us/en/industry-specialized/OD4309/performance" TargetMode="Externa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9129</Words>
  <Characters>51992</Characters>
  <Application>Microsoft Office Word</Application>
  <DocSecurity>0</DocSecurity>
  <Lines>433</Lines>
  <Paragraphs>121</Paragraphs>
  <ScaleCrop>false</ScaleCrop>
  <Company/>
  <LinksUpToDate>false</LinksUpToDate>
  <CharactersWithSpaces>61000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SATHVIKA KOKKU</dc:creator>
  <cp:keywords/>
  <dc:description/>
  <cp:lastModifiedBy>Benjamin P. Ayres</cp:lastModifiedBy>
  <cp:revision>408</cp:revision>
  <dcterms:created xsi:type="dcterms:W3CDTF">2024-10-30T16:56:00Z</dcterms:created>
  <dcterms:modified xsi:type="dcterms:W3CDTF">2024-12-05T00:29:00Z</dcterms:modified>
</cp:coreProperties>
</file>